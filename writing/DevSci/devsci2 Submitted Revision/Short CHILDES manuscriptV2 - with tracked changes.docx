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65C2AE" w14:textId="77777777" w:rsidR="00634943" w:rsidRDefault="004350FC">
      <w:pPr>
        <w:shd w:val="clear" w:color="auto" w:fill="FFFFFF"/>
        <w:spacing w:line="384" w:lineRule="auto"/>
        <w:rPr>
          <w:rFonts w:ascii="Times New Roman" w:eastAsia="Times New Roman" w:hAnsi="Times New Roman" w:cs="Times New Roman"/>
          <w:b/>
          <w:sz w:val="24"/>
          <w:szCs w:val="24"/>
        </w:rPr>
      </w:pPr>
      <w:r>
        <w:rPr>
          <w:rFonts w:ascii="Times New Roman" w:eastAsia="Times New Roman" w:hAnsi="Times New Roman" w:cs="Times New Roman"/>
          <w:b/>
          <w:color w:val="3F4350"/>
          <w:sz w:val="24"/>
          <w:szCs w:val="24"/>
        </w:rPr>
        <w:t>Demographic Biases in Naturalistic Language Recordings in the CHILDES Database</w:t>
      </w:r>
      <w:r>
        <w:rPr>
          <w:rFonts w:ascii="Times New Roman" w:eastAsia="Times New Roman" w:hAnsi="Times New Roman" w:cs="Times New Roman"/>
          <w:b/>
          <w:color w:val="3F4350"/>
          <w:sz w:val="24"/>
          <w:szCs w:val="24"/>
        </w:rPr>
        <w:br/>
      </w:r>
    </w:p>
    <w:p w14:paraId="12EA3ED1" w14:textId="77777777" w:rsidR="00634943" w:rsidRDefault="004350FC">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3F7894D8" w14:textId="7A50164D" w:rsidR="00634943" w:rsidRDefault="004350FC">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In recent years, the importance of estimating demographic biases in research has become apparent. Here we provide a systematic review of the CHILDES database, the major source of naturalistic recordings of children’s linguistic environment. We analyzed the</w:t>
      </w:r>
      <w:r>
        <w:rPr>
          <w:rFonts w:ascii="Times New Roman" w:eastAsia="Times New Roman" w:hAnsi="Times New Roman" w:cs="Times New Roman"/>
          <w:sz w:val="24"/>
          <w:szCs w:val="24"/>
        </w:rPr>
        <w:t xml:space="preserve"> database according to four dimensions considered central to language learning: SES, urbanization, family structure, and language. We present descriptive statistics of each dimension to assess whether naturalistic recordings were biased regarding the demog</w:t>
      </w:r>
      <w:r>
        <w:rPr>
          <w:rFonts w:ascii="Times New Roman" w:eastAsia="Times New Roman" w:hAnsi="Times New Roman" w:cs="Times New Roman"/>
          <w:sz w:val="24"/>
          <w:szCs w:val="24"/>
        </w:rPr>
        <w:t xml:space="preserve">raphics of the countries and the families recorded within them. We find that </w:t>
      </w:r>
      <w:r>
        <w:rPr>
          <w:rFonts w:ascii="Times New Roman" w:eastAsia="Times New Roman" w:hAnsi="Times New Roman" w:cs="Times New Roman"/>
          <w:sz w:val="24"/>
          <w:szCs w:val="24"/>
          <w:highlight w:val="white"/>
        </w:rPr>
        <w:t xml:space="preserve">CHILDES’s recordings overrepresented wealthier countries and higher parental education levels; urban settings; and smaller households. Middle- and higher-class participants were </w:t>
      </w:r>
      <w:proofErr w:type="gramStart"/>
      <w:r>
        <w:rPr>
          <w:rFonts w:ascii="Times New Roman" w:eastAsia="Times New Roman" w:hAnsi="Times New Roman" w:cs="Times New Roman"/>
          <w:sz w:val="24"/>
          <w:szCs w:val="24"/>
          <w:highlight w:val="white"/>
        </w:rPr>
        <w:t>l</w:t>
      </w:r>
      <w:r>
        <w:rPr>
          <w:rFonts w:ascii="Times New Roman" w:eastAsia="Times New Roman" w:hAnsi="Times New Roman" w:cs="Times New Roman"/>
          <w:sz w:val="24"/>
          <w:szCs w:val="24"/>
          <w:highlight w:val="white"/>
        </w:rPr>
        <w:t>ikewise</w:t>
      </w:r>
      <w:proofErr w:type="gramEnd"/>
      <w:r>
        <w:rPr>
          <w:rFonts w:ascii="Times New Roman" w:eastAsia="Times New Roman" w:hAnsi="Times New Roman" w:cs="Times New Roman"/>
          <w:sz w:val="24"/>
          <w:szCs w:val="24"/>
          <w:highlight w:val="white"/>
        </w:rPr>
        <w:t xml:space="preserve"> over-represented. The corpora were not representative of their countries in terms of urbanization either - with a larger percentage of families residing in urban settings than is overall true for their respective countries. In terms of family struc</w:t>
      </w:r>
      <w:r>
        <w:rPr>
          <w:rFonts w:ascii="Times New Roman" w:eastAsia="Times New Roman" w:hAnsi="Times New Roman" w:cs="Times New Roman"/>
          <w:sz w:val="24"/>
          <w:szCs w:val="24"/>
          <w:highlight w:val="white"/>
        </w:rPr>
        <w:t xml:space="preserve">ture, nuclear families were more prevalent than in the countries where the data was collected. Last, we found that corpora were linguistically diverse, but we estimate that these recordings </w:t>
      </w:r>
      <w:del w:id="0" w:author="Author" w:date="2025-01-23T08:42:00Z">
        <w:r>
          <w:rPr>
            <w:rFonts w:ascii="Times New Roman" w:eastAsia="Times New Roman" w:hAnsi="Times New Roman" w:cs="Times New Roman"/>
            <w:sz w:val="24"/>
            <w:szCs w:val="24"/>
            <w:highlight w:val="white"/>
          </w:rPr>
          <w:delText>underrepresent</w:delText>
        </w:r>
      </w:del>
      <w:ins w:id="1" w:author="Author" w:date="2025-01-23T08:42:00Z">
        <w:r>
          <w:rPr>
            <w:rFonts w:ascii="Times New Roman" w:eastAsia="Times New Roman" w:hAnsi="Times New Roman" w:cs="Times New Roman"/>
            <w:sz w:val="24"/>
            <w:szCs w:val="24"/>
            <w:highlight w:val="white"/>
          </w:rPr>
          <w:t>underrepresented</w:t>
        </w:r>
      </w:ins>
      <w:r>
        <w:rPr>
          <w:rFonts w:ascii="Times New Roman" w:eastAsia="Times New Roman" w:hAnsi="Times New Roman" w:cs="Times New Roman"/>
          <w:sz w:val="24"/>
          <w:szCs w:val="24"/>
          <w:highlight w:val="white"/>
        </w:rPr>
        <w:t xml:space="preserve"> bilingual and multilingual households. We conclud</w:t>
      </w:r>
      <w:r>
        <w:rPr>
          <w:rFonts w:ascii="Times New Roman" w:eastAsia="Times New Roman" w:hAnsi="Times New Roman" w:cs="Times New Roman"/>
          <w:sz w:val="24"/>
          <w:szCs w:val="24"/>
          <w:highlight w:val="white"/>
        </w:rPr>
        <w:t xml:space="preserve">e that researchers should be </w:t>
      </w:r>
      <w:del w:id="2" w:author="Author" w:date="2025-01-23T08:42:00Z">
        <w:r>
          <w:rPr>
            <w:rFonts w:ascii="Times New Roman" w:eastAsia="Times New Roman" w:hAnsi="Times New Roman" w:cs="Times New Roman"/>
            <w:sz w:val="24"/>
            <w:szCs w:val="24"/>
            <w:highlight w:val="white"/>
          </w:rPr>
          <w:delText>careful</w:delText>
        </w:r>
      </w:del>
      <w:ins w:id="3" w:author="Author" w:date="2025-01-23T08:42:00Z">
        <w:r>
          <w:rPr>
            <w:rFonts w:ascii="Times New Roman" w:eastAsia="Times New Roman" w:hAnsi="Times New Roman" w:cs="Times New Roman"/>
            <w:sz w:val="24"/>
            <w:szCs w:val="24"/>
            <w:highlight w:val="white"/>
          </w:rPr>
          <w:t>mindful</w:t>
        </w:r>
      </w:ins>
      <w:r>
        <w:rPr>
          <w:rFonts w:ascii="Times New Roman" w:eastAsia="Times New Roman" w:hAnsi="Times New Roman" w:cs="Times New Roman"/>
          <w:sz w:val="24"/>
          <w:szCs w:val="24"/>
          <w:highlight w:val="white"/>
        </w:rPr>
        <w:t xml:space="preserve"> when generalizing from naturalistic recordings of children's input and output obtained from CHILDES</w:t>
      </w:r>
      <w:del w:id="4" w:author="Author" w:date="2025-01-23T08:42:00Z">
        <w:r>
          <w:rPr>
            <w:rFonts w:ascii="Times New Roman" w:eastAsia="Times New Roman" w:hAnsi="Times New Roman" w:cs="Times New Roman"/>
            <w:sz w:val="24"/>
            <w:szCs w:val="24"/>
            <w:highlight w:val="white"/>
          </w:rPr>
          <w:delText>.</w:delText>
        </w:r>
      </w:del>
      <w:ins w:id="5" w:author="Author" w:date="2025-01-23T08:42:00Z">
        <w:r>
          <w:rPr>
            <w:rFonts w:ascii="Times New Roman" w:eastAsia="Times New Roman" w:hAnsi="Times New Roman" w:cs="Times New Roman"/>
            <w:sz w:val="24"/>
            <w:szCs w:val="24"/>
            <w:highlight w:val="white"/>
          </w:rPr>
          <w:t>, and make recommendations for the future of the use of CHILDES.</w:t>
        </w:r>
      </w:ins>
    </w:p>
    <w:p w14:paraId="0FF2EFCC" w14:textId="77777777" w:rsidR="00634943" w:rsidRDefault="004350F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p>
    <w:p w14:paraId="75E629F7" w14:textId="77777777" w:rsidR="00634943" w:rsidRDefault="00634943">
      <w:pPr>
        <w:spacing w:line="480" w:lineRule="auto"/>
        <w:rPr>
          <w:rFonts w:ascii="Times New Roman" w:eastAsia="Times New Roman" w:hAnsi="Times New Roman" w:cs="Times New Roman"/>
          <w:sz w:val="24"/>
          <w:szCs w:val="24"/>
        </w:rPr>
      </w:pPr>
    </w:p>
    <w:p w14:paraId="19E4E62A" w14:textId="77777777" w:rsidR="00634943" w:rsidRDefault="00634943">
      <w:pPr>
        <w:spacing w:line="480" w:lineRule="auto"/>
        <w:rPr>
          <w:rFonts w:ascii="Times New Roman" w:eastAsia="Times New Roman" w:hAnsi="Times New Roman" w:cs="Times New Roman"/>
          <w:sz w:val="24"/>
          <w:szCs w:val="24"/>
        </w:rPr>
      </w:pPr>
    </w:p>
    <w:p w14:paraId="7D5E8F6D" w14:textId="77777777" w:rsidR="00634943" w:rsidRDefault="004350FC">
      <w:pPr>
        <w:spacing w:line="480" w:lineRule="auto"/>
        <w:rPr>
          <w:rFonts w:ascii="Times New Roman" w:eastAsia="Times New Roman" w:hAnsi="Times New Roman" w:cs="Times New Roman"/>
          <w:sz w:val="24"/>
          <w:szCs w:val="24"/>
        </w:rPr>
      </w:pPr>
      <w:r>
        <w:br w:type="page"/>
      </w:r>
    </w:p>
    <w:p w14:paraId="2FB15550" w14:textId="77777777" w:rsidR="00634943" w:rsidRDefault="004350FC">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highlights</w:t>
      </w:r>
    </w:p>
    <w:p w14:paraId="4122BCB2" w14:textId="77777777" w:rsidR="00634943" w:rsidRDefault="004350FC">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 xml:space="preserve">We examined CHILDES, the </w:t>
      </w:r>
      <w:r>
        <w:rPr>
          <w:rFonts w:ascii="Times New Roman" w:eastAsia="Times New Roman" w:hAnsi="Times New Roman" w:cs="Times New Roman"/>
          <w:sz w:val="24"/>
          <w:szCs w:val="24"/>
        </w:rPr>
        <w:t>major source of data on children’s linguistic environment</w:t>
      </w:r>
      <w:ins w:id="6" w:author="Author" w:date="2025-01-23T08: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for potential sampling bias in terms of SES, urbanization, family structure, and language.</w:t>
      </w:r>
    </w:p>
    <w:p w14:paraId="6CADE250" w14:textId="6D749297" w:rsidR="00634943" w:rsidRDefault="004350FC">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 xml:space="preserve">We found that the 48 countries represented in CHILDES overrepresented </w:t>
      </w:r>
      <w:del w:id="7" w:author="Author" w:date="2025-01-23T08:42:00Z">
        <w:r>
          <w:rPr>
            <w:rFonts w:ascii="Times New Roman" w:eastAsia="Times New Roman" w:hAnsi="Times New Roman" w:cs="Times New Roman"/>
            <w:sz w:val="24"/>
            <w:szCs w:val="24"/>
          </w:rPr>
          <w:delText>rich</w:delText>
        </w:r>
      </w:del>
      <w:ins w:id="8" w:author="Author" w:date="2025-01-23T08:42:00Z">
        <w:r>
          <w:rPr>
            <w:rFonts w:ascii="Times New Roman" w:eastAsia="Times New Roman" w:hAnsi="Times New Roman" w:cs="Times New Roman"/>
            <w:sz w:val="24"/>
            <w:szCs w:val="24"/>
          </w:rPr>
          <w:t>higher-GDP</w:t>
        </w:r>
      </w:ins>
      <w:r>
        <w:rPr>
          <w:rFonts w:ascii="Times New Roman" w:eastAsia="Times New Roman" w:hAnsi="Times New Roman" w:cs="Times New Roman"/>
          <w:sz w:val="24"/>
          <w:szCs w:val="24"/>
        </w:rPr>
        <w:t xml:space="preserve">, educated, urbanized </w:t>
      </w:r>
      <w:r>
        <w:rPr>
          <w:rFonts w:ascii="Times New Roman" w:eastAsia="Times New Roman" w:hAnsi="Times New Roman" w:cs="Times New Roman"/>
          <w:sz w:val="24"/>
          <w:szCs w:val="24"/>
        </w:rPr>
        <w:t>countries with small nuclear families.</w:t>
      </w:r>
    </w:p>
    <w:p w14:paraId="65CFF53F" w14:textId="2B65DC2B" w:rsidR="00634943" w:rsidRDefault="004350FC">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 xml:space="preserve">Within these countries, corpora overrepresented </w:t>
      </w:r>
      <w:del w:id="9" w:author="Author" w:date="2025-01-23T08:42:00Z">
        <w:r>
          <w:rPr>
            <w:rFonts w:ascii="Times New Roman" w:eastAsia="Times New Roman" w:hAnsi="Times New Roman" w:cs="Times New Roman"/>
            <w:sz w:val="24"/>
            <w:szCs w:val="24"/>
          </w:rPr>
          <w:delText>rich</w:delText>
        </w:r>
      </w:del>
      <w:ins w:id="10" w:author="Author" w:date="2025-01-23T08:42:00Z">
        <w:r>
          <w:rPr>
            <w:rFonts w:ascii="Times New Roman" w:eastAsia="Times New Roman" w:hAnsi="Times New Roman" w:cs="Times New Roman"/>
            <w:sz w:val="24"/>
            <w:szCs w:val="24"/>
          </w:rPr>
          <w:t>higher-SES</w:t>
        </w:r>
      </w:ins>
      <w:r>
        <w:rPr>
          <w:rFonts w:ascii="Times New Roman" w:eastAsia="Times New Roman" w:hAnsi="Times New Roman" w:cs="Times New Roman"/>
          <w:sz w:val="24"/>
          <w:szCs w:val="24"/>
        </w:rPr>
        <w:t xml:space="preserve">, educated, urban, nuclear, and </w:t>
      </w:r>
      <w:del w:id="11" w:author="Author" w:date="2025-01-23T08:42:00Z">
        <w:r>
          <w:rPr>
            <w:rFonts w:ascii="Times New Roman" w:eastAsia="Times New Roman" w:hAnsi="Times New Roman" w:cs="Times New Roman"/>
            <w:sz w:val="24"/>
            <w:szCs w:val="24"/>
          </w:rPr>
          <w:delText>non-bilingual</w:delText>
        </w:r>
      </w:del>
      <w:ins w:id="12" w:author="Author" w:date="2025-01-23T08:42:00Z">
        <w:r>
          <w:rPr>
            <w:rFonts w:ascii="Times New Roman" w:eastAsia="Times New Roman" w:hAnsi="Times New Roman" w:cs="Times New Roman"/>
            <w:sz w:val="24"/>
            <w:szCs w:val="24"/>
          </w:rPr>
          <w:t>monolingual</w:t>
        </w:r>
      </w:ins>
      <w:r>
        <w:rPr>
          <w:rFonts w:ascii="Times New Roman" w:eastAsia="Times New Roman" w:hAnsi="Times New Roman" w:cs="Times New Roman"/>
          <w:sz w:val="24"/>
          <w:szCs w:val="24"/>
        </w:rPr>
        <w:t xml:space="preserve"> families.</w:t>
      </w:r>
    </w:p>
    <w:p w14:paraId="76005829" w14:textId="77777777" w:rsidR="00634943" w:rsidRDefault="004350FC">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proofErr w:type="gramEnd"/>
      <w:r>
        <w:rPr>
          <w:rFonts w:ascii="Times New Roman" w:eastAsia="Times New Roman" w:hAnsi="Times New Roman" w:cs="Times New Roman"/>
          <w:sz w:val="24"/>
          <w:szCs w:val="24"/>
        </w:rPr>
        <w:t>Interpretation of studies using CHILDES should acknowledge these biases.</w:t>
      </w:r>
    </w:p>
    <w:p w14:paraId="06431AC7" w14:textId="77777777" w:rsidR="00634943" w:rsidRDefault="00634943">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14:paraId="5766FDC3" w14:textId="77777777" w:rsidR="00634943" w:rsidRDefault="004350FC">
      <w:pPr>
        <w:spacing w:line="480" w:lineRule="auto"/>
        <w:rPr>
          <w:rFonts w:ascii="Times New Roman" w:eastAsia="Times New Roman" w:hAnsi="Times New Roman" w:cs="Times New Roman"/>
          <w:sz w:val="24"/>
          <w:szCs w:val="24"/>
        </w:rPr>
      </w:pPr>
      <w:r>
        <w:br w:type="page"/>
      </w:r>
    </w:p>
    <w:p w14:paraId="252207E5" w14:textId="36E52FD8" w:rsidR="00634943" w:rsidRDefault="004350FC">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Since its foundation</w:t>
      </w:r>
      <w:r>
        <w:rPr>
          <w:rFonts w:ascii="Times New Roman" w:eastAsia="Times New Roman" w:hAnsi="Times New Roman" w:cs="Times New Roman"/>
          <w:sz w:val="24"/>
          <w:szCs w:val="24"/>
        </w:rPr>
        <w:t xml:space="preserve"> in 1984, CHILDES (the Child Language Data Exchange System, </w:t>
      </w:r>
      <w:proofErr w:type="spellStart"/>
      <w:r>
        <w:rPr>
          <w:rFonts w:ascii="Times New Roman" w:eastAsia="Times New Roman" w:hAnsi="Times New Roman" w:cs="Times New Roman"/>
          <w:sz w:val="24"/>
          <w:szCs w:val="24"/>
        </w:rPr>
        <w:t>MacWhinney</w:t>
      </w:r>
      <w:proofErr w:type="spellEnd"/>
      <w:r>
        <w:rPr>
          <w:rFonts w:ascii="Times New Roman" w:eastAsia="Times New Roman" w:hAnsi="Times New Roman" w:cs="Times New Roman"/>
          <w:sz w:val="24"/>
          <w:szCs w:val="24"/>
        </w:rPr>
        <w:t xml:space="preserve">, 2000) has been the major source of naturalistic recordings and transcript data for researchers studying language acquisition. Moreover, it has contributed to establishing seminal work </w:t>
      </w:r>
      <w:r>
        <w:rPr>
          <w:rFonts w:ascii="Times New Roman" w:eastAsia="Times New Roman" w:hAnsi="Times New Roman" w:cs="Times New Roman"/>
          <w:sz w:val="24"/>
          <w:szCs w:val="24"/>
        </w:rPr>
        <w:t xml:space="preserve">in various domains such as Theory of Mind (Bartsch &amp; Wellman, 1995) and memory (Anderson &amp; Schooler, 1991). It has also inspired theories that help understand the connection between language input and development (Christiansen et al., 1998). </w:t>
      </w:r>
      <w:del w:id="13" w:author="Author" w:date="2025-01-23T08:42:00Z">
        <w:r>
          <w:rPr>
            <w:rFonts w:ascii="Times New Roman" w:eastAsia="Times New Roman" w:hAnsi="Times New Roman" w:cs="Times New Roman"/>
            <w:sz w:val="24"/>
            <w:szCs w:val="24"/>
          </w:rPr>
          <w:delText xml:space="preserve"> This paper aims to answer the question: Do</w:delText>
        </w:r>
      </w:del>
      <w:ins w:id="14" w:author="Author" w:date="2025-01-23T08:42:00Z">
        <w:r>
          <w:rPr>
            <w:rFonts w:ascii="Times New Roman" w:eastAsia="Times New Roman" w:hAnsi="Times New Roman" w:cs="Times New Roman"/>
            <w:sz w:val="24"/>
            <w:szCs w:val="24"/>
          </w:rPr>
          <w:t>As such, CHILD</w:t>
        </w:r>
        <w:r>
          <w:rPr>
            <w:rFonts w:ascii="Times New Roman" w:eastAsia="Times New Roman" w:hAnsi="Times New Roman" w:cs="Times New Roman"/>
            <w:sz w:val="24"/>
            <w:szCs w:val="24"/>
          </w:rPr>
          <w:t>ES has been and is one of the most valuable assets of our field. While much of previous work relied on one or a handful of corpora, even when all relevant corpora are used (Ibbotson &amp; Browne, 2024, Tan et al. 2024), conclusions are more likely to be genera</w:t>
        </w:r>
        <w:r>
          <w:rPr>
            <w:rFonts w:ascii="Times New Roman" w:eastAsia="Times New Roman" w:hAnsi="Times New Roman" w:cs="Times New Roman"/>
            <w:sz w:val="24"/>
            <w:szCs w:val="24"/>
          </w:rPr>
          <w:t>lizable if they are based on representative data. We examine the extent to which</w:t>
        </w:r>
      </w:ins>
      <w:r>
        <w:rPr>
          <w:rFonts w:ascii="Times New Roman" w:eastAsia="Times New Roman" w:hAnsi="Times New Roman" w:cs="Times New Roman"/>
          <w:sz w:val="24"/>
          <w:szCs w:val="24"/>
        </w:rPr>
        <w:t xml:space="preserve"> CHILDES' naturalistic recordings, containing information about both input and output, come from a representative sample of the world's populations</w:t>
      </w:r>
      <w:del w:id="15" w:author="Author" w:date="2025-01-23T08:42:00Z">
        <w:r>
          <w:rPr>
            <w:rFonts w:ascii="Times New Roman" w:eastAsia="Times New Roman" w:hAnsi="Times New Roman" w:cs="Times New Roman"/>
            <w:sz w:val="24"/>
            <w:szCs w:val="24"/>
          </w:rPr>
          <w:delText>? If the answer is no, the generalizability of related findings may be limited, necessitating cautious interpretation</w:delText>
        </w:r>
      </w:del>
      <w:r>
        <w:rPr>
          <w:rFonts w:ascii="Times New Roman" w:eastAsia="Times New Roman" w:hAnsi="Times New Roman" w:cs="Times New Roman"/>
          <w:sz w:val="24"/>
          <w:szCs w:val="24"/>
        </w:rPr>
        <w:t>.</w:t>
      </w:r>
    </w:p>
    <w:p w14:paraId="25959ECE" w14:textId="0EA630F2" w:rsidR="00634943" w:rsidRDefault="004350F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Researchers in many fields</w:t>
      </w:r>
      <w:r>
        <w:rPr>
          <w:rFonts w:ascii="Times New Roman" w:eastAsia="Times New Roman" w:hAnsi="Times New Roman" w:cs="Times New Roman"/>
          <w:sz w:val="24"/>
          <w:szCs w:val="24"/>
        </w:rPr>
        <w:t xml:space="preserve"> are increasingly aware of the bias </w:t>
      </w:r>
      <w:ins w:id="16" w:author="Author" w:date="2025-01-23T08:42:00Z">
        <w:r>
          <w:rPr>
            <w:rFonts w:ascii="Times New Roman" w:eastAsia="Times New Roman" w:hAnsi="Times New Roman" w:cs="Times New Roman"/>
            <w:sz w:val="24"/>
            <w:szCs w:val="24"/>
          </w:rPr>
          <w:t xml:space="preserve">their samples may have </w:t>
        </w:r>
      </w:ins>
      <w:r>
        <w:rPr>
          <w:rFonts w:ascii="Times New Roman" w:eastAsia="Times New Roman" w:hAnsi="Times New Roman" w:cs="Times New Roman"/>
          <w:sz w:val="24"/>
          <w:szCs w:val="24"/>
        </w:rPr>
        <w:t>towards WEIRD populations (i.e., Western, Educated, Industrial, Rich, Democratic; Henrich 2010</w:t>
      </w:r>
      <w:del w:id="17" w:author="Author" w:date="2025-01-23T08:42:00Z">
        <w:r>
          <w:rPr>
            <w:rFonts w:ascii="Times New Roman" w:eastAsia="Times New Roman" w:hAnsi="Times New Roman" w:cs="Times New Roman"/>
            <w:sz w:val="24"/>
            <w:szCs w:val="24"/>
          </w:rPr>
          <w:delText>) in the samples they study (</w:delText>
        </w:r>
      </w:del>
      <w:ins w:id="18" w:author="Author" w:date="2025-01-23T08:42:00Z">
        <w:r>
          <w:rPr>
            <w:rFonts w:ascii="Times New Roman" w:eastAsia="Times New Roman" w:hAnsi="Times New Roman" w:cs="Times New Roman"/>
            <w:sz w:val="24"/>
            <w:szCs w:val="24"/>
          </w:rPr>
          <w:t xml:space="preserve">; </w:t>
        </w:r>
      </w:ins>
      <w:proofErr w:type="spellStart"/>
      <w:r>
        <w:rPr>
          <w:rFonts w:ascii="Times New Roman" w:eastAsia="Times New Roman" w:hAnsi="Times New Roman" w:cs="Times New Roman"/>
          <w:sz w:val="24"/>
          <w:szCs w:val="24"/>
        </w:rPr>
        <w:t>Cychosz</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Cristia</w:t>
      </w:r>
      <w:proofErr w:type="spellEnd"/>
      <w:r>
        <w:rPr>
          <w:rFonts w:ascii="Times New Roman" w:eastAsia="Times New Roman" w:hAnsi="Times New Roman" w:cs="Times New Roman"/>
          <w:sz w:val="24"/>
          <w:szCs w:val="24"/>
        </w:rPr>
        <w:t xml:space="preserve">, 2022; Nielsen et al., 2017; </w:t>
      </w:r>
      <w:proofErr w:type="spellStart"/>
      <w:r>
        <w:rPr>
          <w:rFonts w:ascii="Times New Roman" w:eastAsia="Times New Roman" w:hAnsi="Times New Roman" w:cs="Times New Roman"/>
          <w:sz w:val="24"/>
          <w:szCs w:val="24"/>
        </w:rPr>
        <w:t>Moriguchi</w:t>
      </w:r>
      <w:proofErr w:type="spellEnd"/>
      <w:r>
        <w:rPr>
          <w:rFonts w:ascii="Times New Roman" w:eastAsia="Times New Roman" w:hAnsi="Times New Roman" w:cs="Times New Roman"/>
          <w:sz w:val="24"/>
          <w:szCs w:val="24"/>
        </w:rPr>
        <w:t>, 2021; Singh et al., 2023). Recent calls hav</w:t>
      </w:r>
      <w:r>
        <w:rPr>
          <w:rFonts w:ascii="Times New Roman" w:eastAsia="Times New Roman" w:hAnsi="Times New Roman" w:cs="Times New Roman"/>
          <w:sz w:val="24"/>
          <w:szCs w:val="24"/>
        </w:rPr>
        <w:t>e been made to diversify research in psychology</w:t>
      </w:r>
      <w:del w:id="19" w:author="Author" w:date="2025-01-23T08:42:00Z">
        <w:r>
          <w:rPr>
            <w:rFonts w:ascii="Times New Roman" w:eastAsia="Times New Roman" w:hAnsi="Times New Roman" w:cs="Times New Roman"/>
            <w:sz w:val="24"/>
            <w:szCs w:val="24"/>
          </w:rPr>
          <w:delText>, cognitive,</w:delText>
        </w:r>
      </w:del>
      <w:r>
        <w:rPr>
          <w:rFonts w:ascii="Times New Roman" w:eastAsia="Times New Roman" w:hAnsi="Times New Roman" w:cs="Times New Roman"/>
          <w:sz w:val="24"/>
          <w:szCs w:val="24"/>
        </w:rPr>
        <w:t xml:space="preserve"> and developmental science to address this issue (Majid &amp; Levinson, 2010; Kidd &amp; Garcia, 2022; Blasi et al. 2022). For instance, Kidd and Garcia (2022) systematically reviewed publications from child-language </w:t>
      </w:r>
      <w:r>
        <w:rPr>
          <w:rFonts w:ascii="Times New Roman" w:eastAsia="Times New Roman" w:hAnsi="Times New Roman" w:cs="Times New Roman"/>
          <w:sz w:val="24"/>
          <w:szCs w:val="24"/>
        </w:rPr>
        <w:t>journals. They revealed biases towards specific continents (North America and Europe) and languages (English, Spanish, French), highlighting the need for increased diversity in the populations and languages studied.</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Every area of research conceptu</w:t>
      </w:r>
      <w:r>
        <w:rPr>
          <w:rFonts w:ascii="Times New Roman" w:eastAsia="Times New Roman" w:hAnsi="Times New Roman" w:cs="Times New Roman"/>
          <w:sz w:val="24"/>
          <w:szCs w:val="24"/>
        </w:rPr>
        <w:t xml:space="preserve">alizes different dimensions relevant to explaining </w:t>
      </w:r>
      <w:r>
        <w:rPr>
          <w:rFonts w:ascii="Times New Roman" w:eastAsia="Times New Roman" w:hAnsi="Times New Roman" w:cs="Times New Roman"/>
          <w:sz w:val="24"/>
          <w:szCs w:val="24"/>
        </w:rPr>
        <w:lastRenderedPageBreak/>
        <w:t>variance for a given research topic. In what follows we present the four most relevant dimensions thought to play a role in language acquisition, particularly related to naturalistic recordings: socioecono</w:t>
      </w:r>
      <w:r>
        <w:rPr>
          <w:rFonts w:ascii="Times New Roman" w:eastAsia="Times New Roman" w:hAnsi="Times New Roman" w:cs="Times New Roman"/>
          <w:sz w:val="24"/>
          <w:szCs w:val="24"/>
        </w:rPr>
        <w:t>mic status, urbanization, family structure, and language.</w:t>
      </w:r>
    </w:p>
    <w:p w14:paraId="77FA0AAB" w14:textId="77777777" w:rsidR="00634943" w:rsidRDefault="00634943">
      <w:pPr>
        <w:pStyle w:val="Heading4"/>
        <w:rPr>
          <w:ins w:id="20" w:author="Author" w:date="2025-01-23T08:42:00Z"/>
          <w:i w:val="0"/>
        </w:rPr>
      </w:pPr>
      <w:bookmarkStart w:id="21" w:name="_xt67vw5kryzd" w:colFirst="0" w:colLast="0"/>
      <w:bookmarkEnd w:id="21"/>
    </w:p>
    <w:p w14:paraId="4E78270D" w14:textId="77777777" w:rsidR="00634943" w:rsidRDefault="004350FC">
      <w:pPr>
        <w:pStyle w:val="Heading4"/>
        <w:rPr>
          <w:i w:val="0"/>
          <w:color w:val="000000"/>
        </w:rPr>
      </w:pPr>
      <w:bookmarkStart w:id="22" w:name="_40anr7ea5saw" w:colFirst="0" w:colLast="0"/>
      <w:bookmarkEnd w:id="22"/>
      <w:r>
        <w:rPr>
          <w:i w:val="0"/>
          <w:color w:val="000000"/>
        </w:rPr>
        <w:t>Socioeconomic Status</w:t>
      </w:r>
    </w:p>
    <w:p w14:paraId="727EEAF9" w14:textId="61FF93F2" w:rsidR="00634943" w:rsidRDefault="004350F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beyond the scope of this paper to detail all the theories that attempt to account for the complex causal pathways that may connect socio-economic status (SES) to children's language environments</w:t>
      </w:r>
      <w:del w:id="23" w:author="Author" w:date="2025-01-23T08:42:00Z">
        <w:r>
          <w:rPr>
            <w:rFonts w:ascii="Times New Roman" w:eastAsia="Times New Roman" w:hAnsi="Times New Roman" w:cs="Times New Roman"/>
            <w:sz w:val="24"/>
            <w:szCs w:val="24"/>
          </w:rPr>
          <w:delText>. We recommend</w:delText>
        </w:r>
      </w:del>
      <w:ins w:id="24" w:author="Author" w:date="2025-01-23T08:42:00Z">
        <w:r>
          <w:rPr>
            <w:rFonts w:ascii="Times New Roman" w:eastAsia="Times New Roman" w:hAnsi="Times New Roman" w:cs="Times New Roman"/>
            <w:sz w:val="24"/>
            <w:szCs w:val="24"/>
          </w:rPr>
          <w:t xml:space="preserve"> (see</w:t>
        </w:r>
      </w:ins>
      <w:r>
        <w:rPr>
          <w:rFonts w:ascii="Times New Roman" w:eastAsia="Times New Roman" w:hAnsi="Times New Roman" w:cs="Times New Roman"/>
          <w:sz w:val="24"/>
          <w:szCs w:val="24"/>
        </w:rPr>
        <w:t xml:space="preserve"> Rowe</w:t>
      </w:r>
      <w:del w:id="25" w:author="Author" w:date="2025-01-23T08:42:00Z">
        <w:r>
          <w:rPr>
            <w:rFonts w:ascii="Times New Roman" w:eastAsia="Times New Roman" w:hAnsi="Times New Roman" w:cs="Times New Roman"/>
            <w:sz w:val="24"/>
            <w:szCs w:val="24"/>
          </w:rPr>
          <w:delText xml:space="preserve"> (</w:delText>
        </w:r>
      </w:del>
      <w:ins w:id="26" w:author="Author" w:date="2025-01-23T08:42: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2018</w:t>
      </w:r>
      <w:del w:id="27" w:author="Author" w:date="2025-01-23T08:42:00Z">
        <w:r>
          <w:rPr>
            <w:rFonts w:ascii="Times New Roman" w:eastAsia="Times New Roman" w:hAnsi="Times New Roman" w:cs="Times New Roman"/>
            <w:sz w:val="24"/>
            <w:szCs w:val="24"/>
          </w:rPr>
          <w:delText>) as a starting point</w:delText>
        </w:r>
      </w:del>
      <w:r>
        <w:rPr>
          <w:rFonts w:ascii="Times New Roman" w:eastAsia="Times New Roman" w:hAnsi="Times New Roman" w:cs="Times New Roman"/>
          <w:sz w:val="24"/>
          <w:szCs w:val="24"/>
        </w:rPr>
        <w:t xml:space="preserve"> for </w:t>
      </w:r>
      <w:del w:id="28" w:author="Author" w:date="2025-01-23T08:42:00Z">
        <w:r>
          <w:rPr>
            <w:rFonts w:ascii="Times New Roman" w:eastAsia="Times New Roman" w:hAnsi="Times New Roman" w:cs="Times New Roman"/>
            <w:sz w:val="24"/>
            <w:szCs w:val="24"/>
          </w:rPr>
          <w:delText>reade</w:delText>
        </w:r>
        <w:r>
          <w:rPr>
            <w:rFonts w:ascii="Times New Roman" w:eastAsia="Times New Roman" w:hAnsi="Times New Roman" w:cs="Times New Roman"/>
            <w:sz w:val="24"/>
            <w:szCs w:val="24"/>
          </w:rPr>
          <w:delText xml:space="preserve">rs interested in this literature, along with </w:delText>
        </w:r>
      </w:del>
      <w:ins w:id="29" w:author="Author" w:date="2025-01-23T08:42:00Z">
        <w:r>
          <w:rPr>
            <w:rFonts w:ascii="Times New Roman" w:eastAsia="Times New Roman" w:hAnsi="Times New Roman" w:cs="Times New Roman"/>
            <w:sz w:val="24"/>
            <w:szCs w:val="24"/>
          </w:rPr>
          <w:t xml:space="preserve">a discussion, and </w:t>
        </w:r>
      </w:ins>
      <w:proofErr w:type="spellStart"/>
      <w:r>
        <w:rPr>
          <w:rFonts w:ascii="Times New Roman" w:eastAsia="Times New Roman" w:hAnsi="Times New Roman" w:cs="Times New Roman"/>
          <w:sz w:val="24"/>
          <w:szCs w:val="24"/>
        </w:rPr>
        <w:t>Golinkoff</w:t>
      </w:r>
      <w:proofErr w:type="spellEnd"/>
      <w:r>
        <w:rPr>
          <w:rFonts w:ascii="Times New Roman" w:eastAsia="Times New Roman" w:hAnsi="Times New Roman" w:cs="Times New Roman"/>
          <w:sz w:val="24"/>
          <w:szCs w:val="24"/>
        </w:rPr>
        <w:t xml:space="preserve"> et al</w:t>
      </w:r>
      <w:del w:id="30" w:author="Author" w:date="2025-01-23T08:42:00Z">
        <w:r>
          <w:rPr>
            <w:rFonts w:ascii="Times New Roman" w:eastAsia="Times New Roman" w:hAnsi="Times New Roman" w:cs="Times New Roman"/>
            <w:sz w:val="24"/>
            <w:szCs w:val="24"/>
          </w:rPr>
          <w:delText>. (</w:delText>
        </w:r>
      </w:del>
      <w:ins w:id="31" w:author="Author" w:date="2025-01-23T08:42:00Z">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2019</w:t>
      </w:r>
      <w:del w:id="32" w:author="Author" w:date="2025-01-23T08:42:00Z">
        <w:r>
          <w:rPr>
            <w:rFonts w:ascii="Times New Roman" w:eastAsia="Times New Roman" w:hAnsi="Times New Roman" w:cs="Times New Roman"/>
            <w:sz w:val="24"/>
            <w:szCs w:val="24"/>
          </w:rPr>
          <w:delText>) and</w:delText>
        </w:r>
      </w:del>
      <w:ins w:id="33" w:author="Author" w:date="2025-01-23T08: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Sperry et al</w:t>
      </w:r>
      <w:del w:id="34" w:author="Author" w:date="2025-01-23T08:42:00Z">
        <w:r>
          <w:rPr>
            <w:rFonts w:ascii="Times New Roman" w:eastAsia="Times New Roman" w:hAnsi="Times New Roman" w:cs="Times New Roman"/>
            <w:sz w:val="24"/>
            <w:szCs w:val="24"/>
          </w:rPr>
          <w:delText>. (</w:delText>
        </w:r>
      </w:del>
      <w:ins w:id="35" w:author="Author" w:date="2025-01-23T08:42: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2019</w:t>
      </w:r>
      <w:del w:id="36" w:author="Author" w:date="2025-01-23T08:42:00Z">
        <w:r>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for diverse theoretical perspectives</w:t>
      </w:r>
      <w:del w:id="37" w:author="Author" w:date="2025-01-23T08:42:00Z">
        <w:r>
          <w:rPr>
            <w:rFonts w:ascii="Times New Roman" w:eastAsia="Times New Roman" w:hAnsi="Times New Roman" w:cs="Times New Roman"/>
            <w:sz w:val="24"/>
            <w:szCs w:val="24"/>
          </w:rPr>
          <w:delText>. In this paper,</w:delText>
        </w:r>
      </w:del>
      <w:ins w:id="38" w:author="Author" w:date="2025-01-23T08:42:00Z">
        <w:r>
          <w:rPr>
            <w:rFonts w:ascii="Times New Roman" w:eastAsia="Times New Roman" w:hAnsi="Times New Roman" w:cs="Times New Roman"/>
            <w:sz w:val="24"/>
            <w:szCs w:val="24"/>
          </w:rPr>
          <w:t>). While</w:t>
        </w:r>
      </w:ins>
      <w:r>
        <w:rPr>
          <w:rFonts w:ascii="Times New Roman" w:eastAsia="Times New Roman" w:hAnsi="Times New Roman" w:cs="Times New Roman"/>
          <w:sz w:val="24"/>
          <w:szCs w:val="24"/>
        </w:rPr>
        <w:t xml:space="preserve"> we do not take a stance on whether, how, or why SES and language environments relate to each other, </w:t>
      </w:r>
      <w:del w:id="39" w:author="Author" w:date="2025-01-23T08:42:00Z">
        <w:r>
          <w:rPr>
            <w:rFonts w:ascii="Times New Roman" w:eastAsia="Times New Roman" w:hAnsi="Times New Roman" w:cs="Times New Roman"/>
            <w:sz w:val="24"/>
            <w:szCs w:val="24"/>
          </w:rPr>
          <w:delText>but merel</w:delText>
        </w:r>
        <w:r>
          <w:rPr>
            <w:rFonts w:ascii="Times New Roman" w:eastAsia="Times New Roman" w:hAnsi="Times New Roman" w:cs="Times New Roman"/>
            <w:sz w:val="24"/>
            <w:szCs w:val="24"/>
          </w:rPr>
          <w:delText xml:space="preserve">y indicate that </w:delText>
        </w:r>
      </w:del>
      <w:r>
        <w:rPr>
          <w:rFonts w:ascii="Times New Roman" w:eastAsia="Times New Roman" w:hAnsi="Times New Roman" w:cs="Times New Roman"/>
          <w:sz w:val="24"/>
          <w:szCs w:val="24"/>
        </w:rPr>
        <w:t>SES is one of the factors that has been repeatedly studied in the context of early l</w:t>
      </w:r>
      <w:r>
        <w:rPr>
          <w:rFonts w:ascii="Times New Roman" w:eastAsia="Times New Roman" w:hAnsi="Times New Roman" w:cs="Times New Roman"/>
          <w:sz w:val="24"/>
          <w:szCs w:val="24"/>
        </w:rPr>
        <w:t xml:space="preserve">anguage acquisition, </w:t>
      </w:r>
      <w:del w:id="40" w:author="Author" w:date="2025-01-23T08:42:00Z">
        <w:r>
          <w:rPr>
            <w:rFonts w:ascii="Times New Roman" w:eastAsia="Times New Roman" w:hAnsi="Times New Roman" w:cs="Times New Roman"/>
            <w:sz w:val="24"/>
            <w:szCs w:val="24"/>
          </w:rPr>
          <w:delText>particularly related to input.</w:delText>
        </w:r>
      </w:del>
      <w:ins w:id="41" w:author="Author" w:date="2025-01-23T08:42:00Z">
        <w:r>
          <w:rPr>
            <w:rFonts w:ascii="Times New Roman" w:eastAsia="Times New Roman" w:hAnsi="Times New Roman" w:cs="Times New Roman"/>
            <w:sz w:val="24"/>
            <w:szCs w:val="24"/>
          </w:rPr>
          <w:t>and as such, deserves attention.</w:t>
        </w:r>
      </w:ins>
      <w:r>
        <w:rPr>
          <w:rFonts w:ascii="Times New Roman" w:eastAsia="Times New Roman" w:hAnsi="Times New Roman" w:cs="Times New Roman"/>
          <w:sz w:val="24"/>
          <w:szCs w:val="24"/>
        </w:rPr>
        <w:t xml:space="preserve"> For example, Hoff (</w:t>
      </w:r>
      <w:del w:id="42" w:author="Author" w:date="2025-01-23T08:42:00Z">
        <w:r>
          <w:rPr>
            <w:rFonts w:ascii="Times New Roman" w:eastAsia="Times New Roman" w:hAnsi="Times New Roman" w:cs="Times New Roman"/>
            <w:sz w:val="24"/>
            <w:szCs w:val="24"/>
          </w:rPr>
          <w:delText>2003a</w:delText>
        </w:r>
      </w:del>
      <w:ins w:id="43" w:author="Author" w:date="2025-01-23T08:42:00Z">
        <w:r>
          <w:rPr>
            <w:rFonts w:ascii="Times New Roman" w:eastAsia="Times New Roman" w:hAnsi="Times New Roman" w:cs="Times New Roman"/>
            <w:sz w:val="24"/>
            <w:szCs w:val="24"/>
          </w:rPr>
          <w:t>2003</w:t>
        </w:r>
      </w:ins>
      <w:r>
        <w:rPr>
          <w:rFonts w:ascii="Times New Roman" w:eastAsia="Times New Roman" w:hAnsi="Times New Roman" w:cs="Times New Roman"/>
          <w:sz w:val="24"/>
          <w:szCs w:val="24"/>
        </w:rPr>
        <w:t xml:space="preserve">) compared the speech of high- versus </w:t>
      </w:r>
      <w:del w:id="44" w:author="Author" w:date="2025-01-23T08:42:00Z">
        <w:r>
          <w:rPr>
            <w:rFonts w:ascii="Times New Roman" w:eastAsia="Times New Roman" w:hAnsi="Times New Roman" w:cs="Times New Roman"/>
            <w:sz w:val="24"/>
            <w:szCs w:val="24"/>
          </w:rPr>
          <w:delText>low</w:delText>
        </w:r>
      </w:del>
      <w:ins w:id="45" w:author="Author" w:date="2025-01-23T08:42:00Z">
        <w:r>
          <w:rPr>
            <w:rFonts w:ascii="Times New Roman" w:eastAsia="Times New Roman" w:hAnsi="Times New Roman" w:cs="Times New Roman"/>
            <w:sz w:val="24"/>
            <w:szCs w:val="24"/>
          </w:rPr>
          <w:t>middle</w:t>
        </w:r>
      </w:ins>
      <w:r>
        <w:rPr>
          <w:rFonts w:ascii="Times New Roman" w:eastAsia="Times New Roman" w:hAnsi="Times New Roman" w:cs="Times New Roman"/>
          <w:sz w:val="24"/>
          <w:szCs w:val="24"/>
        </w:rPr>
        <w:t>-SES American mothers. College-educated mothers produced more utterances to their children, with more diverse vocabulary, longer phrase</w:t>
      </w:r>
      <w:r>
        <w:rPr>
          <w:rFonts w:ascii="Times New Roman" w:eastAsia="Times New Roman" w:hAnsi="Times New Roman" w:cs="Times New Roman"/>
          <w:sz w:val="24"/>
          <w:szCs w:val="24"/>
        </w:rPr>
        <w:t>s, and a higher number of utterances continuing a topic the child had brought up</w:t>
      </w:r>
      <w:del w:id="46" w:author="Author" w:date="2025-01-23T08:42:00Z">
        <w:r>
          <w:rPr>
            <w:rFonts w:ascii="Times New Roman" w:eastAsia="Times New Roman" w:hAnsi="Times New Roman" w:cs="Times New Roman"/>
            <w:sz w:val="24"/>
            <w:szCs w:val="24"/>
          </w:rPr>
          <w:delText>. Similar findings can</w:delText>
        </w:r>
      </w:del>
      <w:ins w:id="47" w:author="Author" w:date="2025-01-23T08:42:00Z">
        <w:r>
          <w:rPr>
            <w:rFonts w:ascii="Times New Roman" w:eastAsia="Times New Roman" w:hAnsi="Times New Roman" w:cs="Times New Roman"/>
            <w:sz w:val="24"/>
            <w:szCs w:val="24"/>
          </w:rPr>
          <w:t>, which some claim to also</w:t>
        </w:r>
      </w:ins>
      <w:r>
        <w:rPr>
          <w:rFonts w:ascii="Times New Roman" w:eastAsia="Times New Roman" w:hAnsi="Times New Roman" w:cs="Times New Roman"/>
          <w:sz w:val="24"/>
          <w:szCs w:val="24"/>
        </w:rPr>
        <w:t xml:space="preserve"> be </w:t>
      </w:r>
      <w:del w:id="48" w:author="Author" w:date="2025-01-23T08:42:00Z">
        <w:r>
          <w:rPr>
            <w:rFonts w:ascii="Times New Roman" w:eastAsia="Times New Roman" w:hAnsi="Times New Roman" w:cs="Times New Roman"/>
            <w:sz w:val="24"/>
            <w:szCs w:val="24"/>
          </w:rPr>
          <w:delText>seen in other studies (</w:delText>
        </w:r>
      </w:del>
      <w:ins w:id="49" w:author="Author" w:date="2025-01-23T08:42:00Z">
        <w:r>
          <w:rPr>
            <w:rFonts w:ascii="Times New Roman" w:eastAsia="Times New Roman" w:hAnsi="Times New Roman" w:cs="Times New Roman"/>
            <w:sz w:val="24"/>
            <w:szCs w:val="24"/>
          </w:rPr>
          <w:t xml:space="preserve">related to language outcomes (see also </w:t>
        </w:r>
      </w:ins>
      <w:r>
        <w:rPr>
          <w:rFonts w:ascii="Times New Roman" w:eastAsia="Times New Roman" w:hAnsi="Times New Roman" w:cs="Times New Roman"/>
          <w:sz w:val="24"/>
          <w:szCs w:val="24"/>
        </w:rPr>
        <w:t xml:space="preserve">Hart &amp; </w:t>
      </w:r>
      <w:proofErr w:type="spellStart"/>
      <w:r>
        <w:rPr>
          <w:rFonts w:ascii="Times New Roman" w:eastAsia="Times New Roman" w:hAnsi="Times New Roman" w:cs="Times New Roman"/>
          <w:sz w:val="24"/>
          <w:szCs w:val="24"/>
        </w:rPr>
        <w:t>Risley</w:t>
      </w:r>
      <w:proofErr w:type="spellEnd"/>
      <w:r>
        <w:rPr>
          <w:rFonts w:ascii="Times New Roman" w:eastAsia="Times New Roman" w:hAnsi="Times New Roman" w:cs="Times New Roman"/>
          <w:sz w:val="24"/>
          <w:szCs w:val="24"/>
        </w:rPr>
        <w:t xml:space="preserve">, 1995; Hoff-Ginsberg 1990; Hoff, </w:t>
      </w:r>
      <w:del w:id="50" w:author="Author" w:date="2025-01-23T08:42:00Z">
        <w:r>
          <w:rPr>
            <w:rFonts w:ascii="Times New Roman" w:eastAsia="Times New Roman" w:hAnsi="Times New Roman" w:cs="Times New Roman"/>
            <w:sz w:val="24"/>
            <w:szCs w:val="24"/>
          </w:rPr>
          <w:delText>2003b</w:delText>
        </w:r>
      </w:del>
      <w:ins w:id="51" w:author="Author" w:date="2025-01-23T08:42:00Z">
        <w:r>
          <w:rPr>
            <w:rFonts w:ascii="Times New Roman" w:eastAsia="Times New Roman" w:hAnsi="Times New Roman" w:cs="Times New Roman"/>
            <w:sz w:val="24"/>
            <w:szCs w:val="24"/>
          </w:rPr>
          <w:t>2014</w:t>
        </w:r>
      </w:ins>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Huttenlocher</w:t>
      </w:r>
      <w:proofErr w:type="spellEnd"/>
      <w:r>
        <w:rPr>
          <w:rFonts w:ascii="Times New Roman" w:eastAsia="Times New Roman" w:hAnsi="Times New Roman" w:cs="Times New Roman"/>
          <w:sz w:val="24"/>
          <w:szCs w:val="24"/>
        </w:rPr>
        <w:t xml:space="preserve">, et al., 2002, 2007; see also Dailey &amp; </w:t>
      </w:r>
      <w:proofErr w:type="spellStart"/>
      <w:r>
        <w:rPr>
          <w:rFonts w:ascii="Times New Roman" w:eastAsia="Times New Roman" w:hAnsi="Times New Roman" w:cs="Times New Roman"/>
          <w:sz w:val="24"/>
          <w:szCs w:val="24"/>
        </w:rPr>
        <w:t>Be</w:t>
      </w:r>
      <w:r>
        <w:rPr>
          <w:rFonts w:ascii="Times New Roman" w:eastAsia="Times New Roman" w:hAnsi="Times New Roman" w:cs="Times New Roman"/>
          <w:sz w:val="24"/>
          <w:szCs w:val="24"/>
        </w:rPr>
        <w:t>rgelson</w:t>
      </w:r>
      <w:proofErr w:type="spellEnd"/>
      <w:r>
        <w:rPr>
          <w:rFonts w:ascii="Times New Roman" w:eastAsia="Times New Roman" w:hAnsi="Times New Roman" w:cs="Times New Roman"/>
          <w:sz w:val="24"/>
          <w:szCs w:val="24"/>
        </w:rPr>
        <w:t>, 2022;</w:t>
      </w:r>
      <w:r>
        <w:fldChar w:fldCharType="begin"/>
      </w:r>
      <w:r>
        <w:instrText xml:space="preserve"> HYPERLINK "https://www.zotero.org/google-docs/?9vsogx" \h </w:instrText>
      </w:r>
      <w:r>
        <w:fldChar w:fldCharType="separate"/>
      </w:r>
      <w:del w:id="52" w:author="Author" w:date="2025-01-23T08:42:00Z">
        <w:r>
          <w:rPr>
            <w:rFonts w:ascii="Times New Roman" w:eastAsia="Times New Roman" w:hAnsi="Times New Roman" w:cs="Times New Roman"/>
            <w:sz w:val="24"/>
            <w:szCs w:val="24"/>
          </w:rPr>
          <w:delText xml:space="preserve"> </w:delText>
        </w:r>
      </w:del>
      <w:ins w:id="53" w:author="Author" w:date="2025-01-23T08:42:00Z">
        <w:r>
          <w:rPr>
            <w:rFonts w:ascii="Times New Roman" w:eastAsia="Times New Roman" w:hAnsi="Times New Roman" w:cs="Times New Roman"/>
            <w:sz w:val="24"/>
            <w:szCs w:val="24"/>
          </w:rPr>
          <w:t xml:space="preserve"> Piot et al., 2021</w:t>
        </w:r>
      </w:ins>
      <w:r>
        <w:rPr>
          <w:rFonts w:ascii="Times New Roman" w:eastAsia="Times New Roman" w:hAnsi="Times New Roman" w:cs="Times New Roman"/>
          <w:sz w:val="24"/>
          <w:szCs w:val="24"/>
        </w:rPr>
        <w:fldChar w:fldCharType="end"/>
      </w:r>
      <w:del w:id="54" w:author="Author" w:date="2025-01-23T08:42:00Z">
        <w:r>
          <w:fldChar w:fldCharType="begin"/>
        </w:r>
        <w:r>
          <w:delInstrText xml:space="preserve"> HYPERLINK "https://www.zotero.org/google-docs/?9vsogx" \h </w:delInstrText>
        </w:r>
        <w:r>
          <w:fldChar w:fldCharType="separate"/>
        </w:r>
        <w:r>
          <w:rPr>
            <w:rFonts w:ascii="Times New Roman" w:eastAsia="Times New Roman" w:hAnsi="Times New Roman" w:cs="Times New Roman"/>
            <w:color w:val="1155CC"/>
            <w:sz w:val="24"/>
            <w:szCs w:val="24"/>
          </w:rPr>
          <w:delText>Piot et al., 2021</w:delText>
        </w:r>
        <w:r>
          <w:rPr>
            <w:rFonts w:ascii="Times New Roman" w:eastAsia="Times New Roman" w:hAnsi="Times New Roman" w:cs="Times New Roman"/>
            <w:color w:val="1155CC"/>
            <w:sz w:val="24"/>
            <w:szCs w:val="24"/>
          </w:rPr>
          <w:fldChar w:fldCharType="end"/>
        </w:r>
      </w:del>
      <w:r>
        <w:rPr>
          <w:rFonts w:ascii="Times New Roman" w:eastAsia="Times New Roman" w:hAnsi="Times New Roman" w:cs="Times New Roman"/>
          <w:sz w:val="24"/>
          <w:szCs w:val="24"/>
        </w:rPr>
        <w:t xml:space="preserve">; for meta-analyses supporting the link; and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xml:space="preserve"> et al., 2023 for a large-scale study finding no </w:t>
      </w:r>
      <w:del w:id="55" w:author="Author" w:date="2025-01-23T08:42:00Z">
        <w:r>
          <w:rPr>
            <w:rFonts w:ascii="Times New Roman" w:eastAsia="Times New Roman" w:hAnsi="Times New Roman" w:cs="Times New Roman"/>
            <w:sz w:val="24"/>
            <w:szCs w:val="24"/>
          </w:rPr>
          <w:delText xml:space="preserve">significant </w:delText>
        </w:r>
      </w:del>
      <w:r>
        <w:rPr>
          <w:rFonts w:ascii="Times New Roman" w:eastAsia="Times New Roman" w:hAnsi="Times New Roman" w:cs="Times New Roman"/>
          <w:sz w:val="24"/>
          <w:szCs w:val="24"/>
        </w:rPr>
        <w:t>SES effects). In the developmental literature, SES is prima</w:t>
      </w:r>
      <w:r>
        <w:rPr>
          <w:rFonts w:ascii="Times New Roman" w:eastAsia="Times New Roman" w:hAnsi="Times New Roman" w:cs="Times New Roman"/>
          <w:sz w:val="24"/>
          <w:szCs w:val="24"/>
        </w:rPr>
        <w:t>rily indexed by parents’ education (</w:t>
      </w:r>
      <w:proofErr w:type="spellStart"/>
      <w:r>
        <w:rPr>
          <w:rFonts w:ascii="Times New Roman" w:eastAsia="Times New Roman" w:hAnsi="Times New Roman" w:cs="Times New Roman"/>
          <w:sz w:val="24"/>
          <w:szCs w:val="24"/>
        </w:rPr>
        <w:t>Ensminger</w:t>
      </w:r>
      <w:proofErr w:type="spellEnd"/>
      <w:r>
        <w:rPr>
          <w:rFonts w:ascii="Times New Roman" w:eastAsia="Times New Roman" w:hAnsi="Times New Roman" w:cs="Times New Roman"/>
          <w:sz w:val="24"/>
          <w:szCs w:val="24"/>
        </w:rPr>
        <w:t xml:space="preserve"> et al., 2003; Hoff, </w:t>
      </w:r>
      <w:del w:id="56" w:author="Author" w:date="2025-01-23T08:42:00Z">
        <w:r>
          <w:rPr>
            <w:rFonts w:ascii="Times New Roman" w:eastAsia="Times New Roman" w:hAnsi="Times New Roman" w:cs="Times New Roman"/>
            <w:sz w:val="24"/>
            <w:szCs w:val="24"/>
          </w:rPr>
          <w:delText>2003a</w:delText>
        </w:r>
      </w:del>
      <w:ins w:id="57" w:author="Author" w:date="2025-01-23T08:42:00Z">
        <w:r>
          <w:rPr>
            <w:rFonts w:ascii="Times New Roman" w:eastAsia="Times New Roman" w:hAnsi="Times New Roman" w:cs="Times New Roman"/>
            <w:sz w:val="24"/>
            <w:szCs w:val="24"/>
          </w:rPr>
          <w:t>2003</w:t>
        </w:r>
      </w:ins>
      <w:r>
        <w:rPr>
          <w:rFonts w:ascii="Times New Roman" w:eastAsia="Times New Roman" w:hAnsi="Times New Roman" w:cs="Times New Roman"/>
          <w:sz w:val="24"/>
          <w:szCs w:val="24"/>
        </w:rPr>
        <w:t xml:space="preserve">), but can also be indexed by parental income, occupation, or a composite measure of these three (e.g. </w:t>
      </w:r>
      <w:del w:id="58" w:author="Author" w:date="2025-01-23T08:42:00Z">
        <w:r>
          <w:rPr>
            <w:rFonts w:ascii="Times New Roman" w:eastAsia="Times New Roman" w:hAnsi="Times New Roman" w:cs="Times New Roman"/>
            <w:sz w:val="24"/>
            <w:szCs w:val="24"/>
          </w:rPr>
          <w:delText xml:space="preserve">using </w:delText>
        </w:r>
      </w:del>
      <w:r>
        <w:rPr>
          <w:rFonts w:ascii="Times New Roman" w:eastAsia="Times New Roman" w:hAnsi="Times New Roman" w:cs="Times New Roman"/>
          <w:sz w:val="24"/>
          <w:szCs w:val="24"/>
        </w:rPr>
        <w:t xml:space="preserve">the Hollingshead index; </w:t>
      </w:r>
      <w:r>
        <w:rPr>
          <w:rFonts w:ascii="Times New Roman" w:eastAsia="Times New Roman" w:hAnsi="Times New Roman" w:cs="Times New Roman"/>
          <w:sz w:val="24"/>
          <w:szCs w:val="24"/>
        </w:rPr>
        <w:lastRenderedPageBreak/>
        <w:t>Hollingshead, 1975).</w:t>
      </w:r>
      <w:r>
        <w:rPr>
          <w:rFonts w:ascii="Times New Roman" w:eastAsia="Times New Roman" w:hAnsi="Times New Roman" w:cs="Times New Roman"/>
          <w:sz w:val="24"/>
          <w:szCs w:val="24"/>
        </w:rPr>
        <w:br/>
      </w:r>
    </w:p>
    <w:p w14:paraId="0A0936B7" w14:textId="77777777" w:rsidR="00634943" w:rsidRDefault="004350FC">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Urbanization</w:t>
      </w:r>
    </w:p>
    <w:p w14:paraId="1E84BF75" w14:textId="1C5884E0" w:rsidR="00634943" w:rsidRDefault="004350F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dimension represent</w:t>
      </w:r>
      <w:r>
        <w:rPr>
          <w:rFonts w:ascii="Times New Roman" w:eastAsia="Times New Roman" w:hAnsi="Times New Roman" w:cs="Times New Roman"/>
          <w:sz w:val="24"/>
          <w:szCs w:val="24"/>
        </w:rPr>
        <w:t xml:space="preserve">s differences across populations in terms of the extent to which they are organized around urban sites, which often entail differences in job opportunities, living conditions, and infrastructure. </w:t>
      </w:r>
      <w:del w:id="59" w:author="Author" w:date="2025-01-23T08:42:00Z">
        <w:r>
          <w:rPr>
            <w:rFonts w:ascii="Times New Roman" w:eastAsia="Times New Roman" w:hAnsi="Times New Roman" w:cs="Times New Roman"/>
            <w:sz w:val="24"/>
            <w:szCs w:val="24"/>
          </w:rPr>
          <w:delText>Within the general theoretical frame</w:delText>
        </w:r>
        <w:r>
          <w:rPr>
            <w:rFonts w:ascii="Times New Roman" w:eastAsia="Times New Roman" w:hAnsi="Times New Roman" w:cs="Times New Roman"/>
            <w:sz w:val="24"/>
            <w:szCs w:val="24"/>
          </w:rPr>
          <w:delText>work of language socialization, there</w:delText>
        </w:r>
      </w:del>
      <w:ins w:id="60" w:author="Author" w:date="2025-01-23T08:42:00Z">
        <w:r>
          <w:rPr>
            <w:rFonts w:ascii="Times New Roman" w:eastAsia="Times New Roman" w:hAnsi="Times New Roman" w:cs="Times New Roman"/>
            <w:sz w:val="24"/>
            <w:szCs w:val="24"/>
          </w:rPr>
          <w:t>There</w:t>
        </w:r>
      </w:ins>
      <w:r>
        <w:rPr>
          <w:rFonts w:ascii="Times New Roman" w:eastAsia="Times New Roman" w:hAnsi="Times New Roman" w:cs="Times New Roman"/>
          <w:sz w:val="24"/>
          <w:szCs w:val="24"/>
        </w:rPr>
        <w:t xml:space="preserve"> have been proposals that societies varying in their ur</w:t>
      </w:r>
      <w:r>
        <w:rPr>
          <w:rFonts w:ascii="Times New Roman" w:eastAsia="Times New Roman" w:hAnsi="Times New Roman" w:cs="Times New Roman"/>
          <w:sz w:val="24"/>
          <w:szCs w:val="24"/>
        </w:rPr>
        <w:t xml:space="preserve">banization have differing views and values about the role of children in conversations (e.g., Sharma &amp; Levine, 1998; Richman et al., 1992; Draper &amp; </w:t>
      </w:r>
      <w:proofErr w:type="spellStart"/>
      <w:r>
        <w:rPr>
          <w:rFonts w:ascii="Times New Roman" w:eastAsia="Times New Roman" w:hAnsi="Times New Roman" w:cs="Times New Roman"/>
          <w:sz w:val="24"/>
          <w:szCs w:val="24"/>
        </w:rPr>
        <w:t>Harpending</w:t>
      </w:r>
      <w:proofErr w:type="spellEnd"/>
      <w:r>
        <w:rPr>
          <w:rFonts w:ascii="Times New Roman" w:eastAsia="Times New Roman" w:hAnsi="Times New Roman" w:cs="Times New Roman"/>
          <w:sz w:val="24"/>
          <w:szCs w:val="24"/>
        </w:rPr>
        <w:t>, 1987; Keller, 2012). For instance, Keller (2012) discusses three prototypical cases, urban, rura</w:t>
      </w:r>
      <w:r>
        <w:rPr>
          <w:rFonts w:ascii="Times New Roman" w:eastAsia="Times New Roman" w:hAnsi="Times New Roman" w:cs="Times New Roman"/>
          <w:sz w:val="24"/>
          <w:szCs w:val="24"/>
        </w:rPr>
        <w:t xml:space="preserve">l, and hybrid, which differ in terms of their goals for children: </w:t>
      </w:r>
      <w:del w:id="61" w:author="Author" w:date="2025-01-23T08:42: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Urban families aim for child psychological independence, rural families for child physical autonomy and interdependence, and hybrid families for some mix. Vogt et al. </w:t>
      </w:r>
      <w:del w:id="62" w:author="Author" w:date="2025-01-23T08:42:00Z">
        <w:r>
          <w:rPr>
            <w:rFonts w:ascii="Times New Roman" w:eastAsia="Times New Roman" w:hAnsi="Times New Roman" w:cs="Times New Roman"/>
            <w:sz w:val="24"/>
            <w:szCs w:val="24"/>
          </w:rPr>
          <w:delText>(2020) employed this classification to interpret their results on multimodal language use across three samples: urban Dutch, urban Mozambique, and rural Mozambique. They</w:delText>
        </w:r>
      </w:del>
      <w:ins w:id="63" w:author="Author" w:date="2025-01-23T08:42:00Z">
        <w:r>
          <w:rPr>
            <w:rFonts w:ascii="Times New Roman" w:eastAsia="Times New Roman" w:hAnsi="Times New Roman" w:cs="Times New Roman"/>
            <w:sz w:val="24"/>
            <w:szCs w:val="24"/>
          </w:rPr>
          <w:t>(2020)</w:t>
        </w:r>
      </w:ins>
      <w:r>
        <w:rPr>
          <w:rFonts w:ascii="Times New Roman" w:eastAsia="Times New Roman" w:hAnsi="Times New Roman" w:cs="Times New Roman"/>
          <w:sz w:val="24"/>
          <w:szCs w:val="24"/>
        </w:rPr>
        <w:t xml:space="preserve"> found that the n</w:t>
      </w:r>
      <w:r>
        <w:rPr>
          <w:rFonts w:ascii="Times New Roman" w:eastAsia="Times New Roman" w:hAnsi="Times New Roman" w:cs="Times New Roman"/>
          <w:sz w:val="24"/>
          <w:szCs w:val="24"/>
        </w:rPr>
        <w:t>umber of gestures, gesture-speech alignment, and gesture types all vary across the three groups in ways that can be related to Keller's typology</w:t>
      </w:r>
      <w:del w:id="64" w:author="Author" w:date="2025-01-23T08:42:00Z">
        <w:r>
          <w:rPr>
            <w:rFonts w:ascii="Times New Roman" w:eastAsia="Times New Roman" w:hAnsi="Times New Roman" w:cs="Times New Roman"/>
            <w:sz w:val="24"/>
            <w:szCs w:val="24"/>
          </w:rPr>
          <w:delText>.</w:delText>
        </w:r>
      </w:del>
      <w:ins w:id="65" w:author="Author" w:date="2025-01-23T08:42:00Z">
        <w:r>
          <w:rPr>
            <w:rFonts w:ascii="Times New Roman" w:eastAsia="Times New Roman" w:hAnsi="Times New Roman" w:cs="Times New Roman"/>
            <w:sz w:val="24"/>
            <w:szCs w:val="24"/>
          </w:rPr>
          <w:t>, in urban Dutch, urban Mozambique, and rural Mozambique.</w:t>
        </w:r>
      </w:ins>
      <w:r>
        <w:rPr>
          <w:rFonts w:ascii="Times New Roman" w:eastAsia="Times New Roman" w:hAnsi="Times New Roman" w:cs="Times New Roman"/>
          <w:sz w:val="24"/>
          <w:szCs w:val="24"/>
        </w:rPr>
        <w:t xml:space="preserve"> Similarly, </w:t>
      </w:r>
      <w:proofErr w:type="spellStart"/>
      <w:r>
        <w:rPr>
          <w:rFonts w:ascii="Times New Roman" w:eastAsia="Times New Roman" w:hAnsi="Times New Roman" w:cs="Times New Roman"/>
          <w:sz w:val="24"/>
          <w:szCs w:val="24"/>
        </w:rPr>
        <w:t>Cristia's</w:t>
      </w:r>
      <w:proofErr w:type="spellEnd"/>
      <w:r>
        <w:rPr>
          <w:rFonts w:ascii="Times New Roman" w:eastAsia="Times New Roman" w:hAnsi="Times New Roman" w:cs="Times New Roman"/>
          <w:sz w:val="24"/>
          <w:szCs w:val="24"/>
        </w:rPr>
        <w:t xml:space="preserve"> (2023) systematic review uses urb</w:t>
      </w:r>
      <w:r>
        <w:rPr>
          <w:rFonts w:ascii="Times New Roman" w:eastAsia="Times New Roman" w:hAnsi="Times New Roman" w:cs="Times New Roman"/>
          <w:sz w:val="24"/>
          <w:szCs w:val="24"/>
        </w:rPr>
        <w:t>anization</w:t>
      </w:r>
      <w:del w:id="66" w:author="Author" w:date="2025-01-23T08:42:00Z">
        <w:r>
          <w:rPr>
            <w:rFonts w:ascii="Times New Roman" w:eastAsia="Times New Roman" w:hAnsi="Times New Roman" w:cs="Times New Roman"/>
            <w:sz w:val="24"/>
            <w:szCs w:val="24"/>
          </w:rPr>
          <w:delText xml:space="preserve"> status</w:delText>
        </w:r>
      </w:del>
      <w:r>
        <w:rPr>
          <w:rFonts w:ascii="Times New Roman" w:eastAsia="Times New Roman" w:hAnsi="Times New Roman" w:cs="Times New Roman"/>
          <w:sz w:val="24"/>
          <w:szCs w:val="24"/>
        </w:rPr>
        <w:t xml:space="preserve"> to describe the frequency of child-directed vocalization, finding that it is far less frequent in rural than urban communities.</w:t>
      </w:r>
      <w:r>
        <w:rPr>
          <w:rFonts w:ascii="Times New Roman" w:eastAsia="Times New Roman" w:hAnsi="Times New Roman" w:cs="Times New Roman"/>
          <w:sz w:val="24"/>
          <w:szCs w:val="24"/>
        </w:rPr>
        <w:br/>
      </w:r>
    </w:p>
    <w:p w14:paraId="65B1AF16" w14:textId="0AEE39FB" w:rsidR="00634943" w:rsidRDefault="004350FC">
      <w:pPr>
        <w:spacing w:line="480" w:lineRule="auto"/>
        <w:rPr>
          <w:ins w:id="67" w:author="Author" w:date="2025-01-23T08:42:00Z"/>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Family </w:t>
      </w:r>
      <w:r>
        <w:rPr>
          <w:rFonts w:ascii="Times New Roman" w:eastAsia="Times New Roman" w:hAnsi="Times New Roman" w:cs="Times New Roman"/>
          <w:b/>
          <w:sz w:val="24"/>
          <w:szCs w:val="24"/>
        </w:rPr>
        <w:t>S</w:t>
      </w:r>
      <w:r>
        <w:rPr>
          <w:rFonts w:ascii="Times New Roman" w:eastAsia="Times New Roman" w:hAnsi="Times New Roman" w:cs="Times New Roman"/>
          <w:b/>
          <w:color w:val="000000"/>
          <w:sz w:val="24"/>
          <w:szCs w:val="24"/>
        </w:rPr>
        <w:t>tructure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In this paper, we use the concept of family structure to encompass a variety of related aspects such</w:t>
      </w:r>
      <w:r>
        <w:rPr>
          <w:rFonts w:ascii="Times New Roman" w:eastAsia="Times New Roman" w:hAnsi="Times New Roman" w:cs="Times New Roman"/>
          <w:sz w:val="24"/>
          <w:szCs w:val="24"/>
        </w:rPr>
        <w:t xml:space="preserve"> as birth order and the way that caregiving is structured, each of which has an impact on </w:t>
      </w:r>
      <w:r>
        <w:rPr>
          <w:rFonts w:ascii="Times New Roman" w:eastAsia="Times New Roman" w:hAnsi="Times New Roman" w:cs="Times New Roman"/>
          <w:sz w:val="24"/>
          <w:szCs w:val="24"/>
        </w:rPr>
        <w:lastRenderedPageBreak/>
        <w:t xml:space="preserve">child and language development (e.g., Blake, 1981; Duncan &amp; Paradis, 2020; Havron et al., 2019, 2022, Hoff, 1993; </w:t>
      </w:r>
      <w:proofErr w:type="spellStart"/>
      <w:r>
        <w:rPr>
          <w:rFonts w:ascii="Times New Roman" w:eastAsia="Times New Roman" w:hAnsi="Times New Roman" w:cs="Times New Roman"/>
          <w:sz w:val="24"/>
          <w:szCs w:val="24"/>
        </w:rPr>
        <w:t>Tomasello</w:t>
      </w:r>
      <w:proofErr w:type="spellEnd"/>
      <w:r>
        <w:rPr>
          <w:rFonts w:ascii="Times New Roman" w:eastAsia="Times New Roman" w:hAnsi="Times New Roman" w:cs="Times New Roman"/>
          <w:sz w:val="24"/>
          <w:szCs w:val="24"/>
        </w:rPr>
        <w:t xml:space="preserve"> et al., 1995; Bornstein et al., 2019). For</w:t>
      </w:r>
      <w:r>
        <w:rPr>
          <w:rFonts w:ascii="Times New Roman" w:eastAsia="Times New Roman" w:hAnsi="Times New Roman" w:cs="Times New Roman"/>
          <w:sz w:val="24"/>
          <w:szCs w:val="24"/>
        </w:rPr>
        <w:t xml:space="preserve"> instance, children with older siblings exhibit lower language skills compared to first-born children across various cultures (e.g., </w:t>
      </w:r>
      <w:proofErr w:type="spellStart"/>
      <w:r>
        <w:rPr>
          <w:rFonts w:ascii="Times New Roman" w:eastAsia="Times New Roman" w:hAnsi="Times New Roman" w:cs="Times New Roman"/>
          <w:sz w:val="24"/>
          <w:szCs w:val="24"/>
        </w:rPr>
        <w:t>Pyere</w:t>
      </w:r>
      <w:proofErr w:type="spellEnd"/>
      <w:r>
        <w:rPr>
          <w:rFonts w:ascii="Times New Roman" w:eastAsia="Times New Roman" w:hAnsi="Times New Roman" w:cs="Times New Roman"/>
          <w:sz w:val="24"/>
          <w:szCs w:val="24"/>
        </w:rPr>
        <w:t xml:space="preserve"> et al., 2016 in France; Havron et al., 2022 in Singapore;</w:t>
      </w:r>
      <w:r>
        <w:fldChar w:fldCharType="begin"/>
      </w:r>
      <w:r>
        <w:instrText xml:space="preserve"> HYPERLINK "https://scholar.google.co.il/citations?user=a8</w:instrText>
      </w:r>
      <w:r>
        <w:instrText xml:space="preserve">02HlgAAAAJ&amp;hl=en&amp;oi=sra" \h </w:instrText>
      </w:r>
      <w:r>
        <w:fldChar w:fldCharType="separate"/>
      </w:r>
      <w:r>
        <w:rPr>
          <w:rFonts w:ascii="Times New Roman" w:eastAsia="Times New Roman" w:hAnsi="Times New Roman" w:cs="Times New Roman"/>
          <w:sz w:val="24"/>
          <w:szCs w:val="24"/>
        </w:rPr>
        <w:t xml:space="preserve"> </w:t>
      </w:r>
      <w:proofErr w:type="spellStart"/>
      <w:ins w:id="68" w:author="Author" w:date="2025-01-23T08:42:00Z">
        <w:r>
          <w:rPr>
            <w:rFonts w:ascii="Times New Roman" w:eastAsia="Times New Roman" w:hAnsi="Times New Roman" w:cs="Times New Roman"/>
            <w:sz w:val="24"/>
            <w:szCs w:val="24"/>
          </w:rPr>
          <w:t>Zambrana</w:t>
        </w:r>
      </w:ins>
      <w:proofErr w:type="spellEnd"/>
      <w:r>
        <w:rPr>
          <w:rFonts w:ascii="Times New Roman" w:eastAsia="Times New Roman" w:hAnsi="Times New Roman" w:cs="Times New Roman"/>
          <w:sz w:val="24"/>
          <w:szCs w:val="24"/>
        </w:rPr>
        <w:fldChar w:fldCharType="end"/>
      </w:r>
      <w:del w:id="69" w:author="Author" w:date="2025-01-23T08:42:00Z">
        <w:r>
          <w:fldChar w:fldCharType="begin"/>
        </w:r>
        <w:r>
          <w:delInstrText xml:space="preserve"> HYPERLINK "https</w:delInstrText>
        </w:r>
        <w:r>
          <w:delInstrText xml:space="preserve">://scholar.google.co.il/citations?user=a802HlgAAAAJ&amp;hl=en&amp;oi=sra" \h </w:delInstrText>
        </w:r>
        <w:r>
          <w:fldChar w:fldCharType="separate"/>
        </w:r>
        <w:r>
          <w:rPr>
            <w:rFonts w:ascii="Times New Roman" w:eastAsia="Times New Roman" w:hAnsi="Times New Roman" w:cs="Times New Roman"/>
            <w:color w:val="1155CC"/>
            <w:sz w:val="24"/>
            <w:szCs w:val="24"/>
          </w:rPr>
          <w:delText>Zambrana</w:delText>
        </w:r>
        <w:r>
          <w:rPr>
            <w:rFonts w:ascii="Times New Roman" w:eastAsia="Times New Roman" w:hAnsi="Times New Roman" w:cs="Times New Roman"/>
            <w:color w:val="1155CC"/>
            <w:sz w:val="24"/>
            <w:szCs w:val="24"/>
          </w:rPr>
          <w:fldChar w:fldCharType="end"/>
        </w:r>
      </w:del>
      <w:r>
        <w:rPr>
          <w:rFonts w:ascii="Times New Roman" w:eastAsia="Times New Roman" w:hAnsi="Times New Roman" w:cs="Times New Roman"/>
          <w:sz w:val="24"/>
          <w:szCs w:val="24"/>
        </w:rPr>
        <w:t>, et al., 2012 in Norway), although second-born children might benefit from overhearing conversations between their caregivers and older sibling (</w:t>
      </w:r>
      <w:proofErr w:type="spellStart"/>
      <w:r>
        <w:rPr>
          <w:rFonts w:ascii="Times New Roman" w:eastAsia="Times New Roman" w:hAnsi="Times New Roman" w:cs="Times New Roman"/>
          <w:sz w:val="24"/>
          <w:szCs w:val="24"/>
        </w:rPr>
        <w:t>Oshima-Takane</w:t>
      </w:r>
      <w:proofErr w:type="spellEnd"/>
      <w:r>
        <w:rPr>
          <w:rFonts w:ascii="Times New Roman" w:eastAsia="Times New Roman" w:hAnsi="Times New Roman" w:cs="Times New Roman"/>
          <w:sz w:val="24"/>
          <w:szCs w:val="24"/>
        </w:rPr>
        <w:t xml:space="preserve"> et al., 1996). </w:t>
      </w:r>
    </w:p>
    <w:p w14:paraId="6C96D90C" w14:textId="703309ED" w:rsidR="00634943" w:rsidRDefault="004350FC">
      <w:pPr>
        <w:spacing w:line="480" w:lineRule="auto"/>
        <w:ind w:firstLine="720"/>
        <w:rPr>
          <w:rFonts w:ascii="Times New Roman" w:eastAsia="Times New Roman" w:hAnsi="Times New Roman" w:cs="Times New Roman"/>
          <w:sz w:val="24"/>
          <w:szCs w:val="24"/>
        </w:rPr>
        <w:pPrChange w:id="70" w:author="Author" w:date="2025-01-23T08:42:00Z">
          <w:pPr>
            <w:spacing w:line="480" w:lineRule="auto"/>
          </w:pPr>
        </w:pPrChange>
      </w:pPr>
      <w:r>
        <w:rPr>
          <w:rFonts w:ascii="Times New Roman" w:eastAsia="Times New Roman" w:hAnsi="Times New Roman" w:cs="Times New Roman"/>
          <w:sz w:val="24"/>
          <w:szCs w:val="24"/>
        </w:rPr>
        <w:t>As for caregiving structures, in many midd</w:t>
      </w:r>
      <w:r>
        <w:rPr>
          <w:rFonts w:ascii="Times New Roman" w:eastAsia="Times New Roman" w:hAnsi="Times New Roman" w:cs="Times New Roman"/>
          <w:sz w:val="24"/>
          <w:szCs w:val="24"/>
        </w:rPr>
        <w:t>le-class Euro-American families, parents typically assume primary responsibility for children, with the mother as the primary caregiver (e.g</w:t>
      </w:r>
      <w:del w:id="71" w:author="Author" w:date="2025-01-23T08:42:00Z">
        <w:r>
          <w:rPr>
            <w:rFonts w:ascii="Times New Roman" w:eastAsia="Times New Roman" w:hAnsi="Times New Roman" w:cs="Times New Roman"/>
            <w:sz w:val="24"/>
            <w:szCs w:val="24"/>
          </w:rPr>
          <w:delText xml:space="preserve">. Bakermans-Kranenburg et al., 2004; Huttenlocher et al., 2010; Ispa et al., </w:delText>
        </w:r>
        <w:r>
          <w:rPr>
            <w:rFonts w:ascii="Times New Roman" w:eastAsia="Times New Roman" w:hAnsi="Times New Roman" w:cs="Times New Roman"/>
            <w:sz w:val="24"/>
            <w:szCs w:val="24"/>
          </w:rPr>
          <w:delText>2004; Pan et al., 2005).</w:delText>
        </w:r>
      </w:del>
      <w:ins w:id="72" w:author="Author" w:date="2025-01-23T08:42:00Z">
        <w:r>
          <w:rPr>
            <w:rFonts w:ascii="Times New Roman" w:eastAsia="Times New Roman" w:hAnsi="Times New Roman" w:cs="Times New Roman"/>
            <w:sz w:val="24"/>
            <w:szCs w:val="24"/>
          </w:rPr>
          <w:t xml:space="preserve">., Bianchi &amp; </w:t>
        </w:r>
        <w:proofErr w:type="spellStart"/>
        <w:r>
          <w:rPr>
            <w:rFonts w:ascii="Times New Roman" w:eastAsia="Times New Roman" w:hAnsi="Times New Roman" w:cs="Times New Roman"/>
            <w:sz w:val="24"/>
            <w:szCs w:val="24"/>
          </w:rPr>
          <w:t>Milkie</w:t>
        </w:r>
        <w:proofErr w:type="spellEnd"/>
        <w:r>
          <w:rPr>
            <w:rFonts w:ascii="Times New Roman" w:eastAsia="Times New Roman" w:hAnsi="Times New Roman" w:cs="Times New Roman"/>
            <w:sz w:val="24"/>
            <w:szCs w:val="24"/>
          </w:rPr>
          <w:t>, 2010).</w:t>
        </w:r>
      </w:ins>
      <w:r>
        <w:rPr>
          <w:rFonts w:ascii="Times New Roman" w:eastAsia="Times New Roman" w:hAnsi="Times New Roman" w:cs="Times New Roman"/>
          <w:sz w:val="24"/>
          <w:szCs w:val="24"/>
        </w:rPr>
        <w:t xml:space="preserve"> However, certain cultures, like the Turkish families described by </w:t>
      </w:r>
      <w:proofErr w:type="spellStart"/>
      <w:r>
        <w:rPr>
          <w:rFonts w:ascii="Times New Roman" w:eastAsia="Times New Roman" w:hAnsi="Times New Roman" w:cs="Times New Roman"/>
          <w:sz w:val="24"/>
          <w:szCs w:val="24"/>
        </w:rPr>
        <w:t>Isleyen</w:t>
      </w:r>
      <w:proofErr w:type="spellEnd"/>
      <w:r>
        <w:rPr>
          <w:rFonts w:ascii="Times New Roman" w:eastAsia="Times New Roman" w:hAnsi="Times New Roman" w:cs="Times New Roman"/>
          <w:sz w:val="24"/>
          <w:szCs w:val="24"/>
        </w:rPr>
        <w:t xml:space="preserve"> (2021), adopt </w:t>
      </w:r>
      <w:r>
        <w:rPr>
          <w:rFonts w:ascii="Times New Roman" w:eastAsia="Times New Roman" w:hAnsi="Times New Roman" w:cs="Times New Roman"/>
          <w:sz w:val="24"/>
          <w:szCs w:val="24"/>
        </w:rPr>
        <w:t>a different approach, with nuclear families living in separate apartments but sharing common spaces and caregiving responsibilities, resulting in extensive support networks.</w:t>
      </w:r>
    </w:p>
    <w:p w14:paraId="72119D70" w14:textId="77777777" w:rsidR="00634943" w:rsidRDefault="00634943">
      <w:pPr>
        <w:pStyle w:val="Heading4"/>
        <w:rPr>
          <w:i w:val="0"/>
          <w:highlight w:val="none"/>
          <w:rPrChange w:id="73" w:author="Author" w:date="2025-01-23T08:42:00Z">
            <w:rPr>
              <w:rFonts w:ascii="Times New Roman" w:hAnsi="Times New Roman"/>
              <w:sz w:val="24"/>
            </w:rPr>
          </w:rPrChange>
        </w:rPr>
        <w:pPrChange w:id="74" w:author="Author" w:date="2025-01-23T08:42:00Z">
          <w:pPr>
            <w:spacing w:line="480" w:lineRule="auto"/>
          </w:pPr>
        </w:pPrChange>
      </w:pPr>
      <w:bookmarkStart w:id="75" w:name="_atezmbofh19g" w:colFirst="0" w:colLast="0"/>
      <w:bookmarkEnd w:id="75"/>
    </w:p>
    <w:p w14:paraId="7110CEB1" w14:textId="77777777" w:rsidR="00F34C43" w:rsidRDefault="00F34C43">
      <w:pPr>
        <w:pStyle w:val="Heading4"/>
        <w:rPr>
          <w:del w:id="76" w:author="Author" w:date="2025-01-23T08:42:00Z"/>
          <w:i w:val="0"/>
        </w:rPr>
      </w:pPr>
      <w:bookmarkStart w:id="77" w:name="_qz75s47bhble" w:colFirst="0" w:colLast="0"/>
      <w:bookmarkEnd w:id="77"/>
    </w:p>
    <w:p w14:paraId="28D1CA19" w14:textId="77777777" w:rsidR="00634943" w:rsidRDefault="004350FC">
      <w:pPr>
        <w:pStyle w:val="Heading4"/>
        <w:rPr>
          <w:i w:val="0"/>
        </w:rPr>
      </w:pPr>
      <w:r>
        <w:rPr>
          <w:i w:val="0"/>
          <w:color w:val="000000"/>
        </w:rPr>
        <w:t>Languages</w:t>
      </w:r>
      <w:r>
        <w:rPr>
          <w:i w:val="0"/>
        </w:rPr>
        <w:t xml:space="preserve"> </w:t>
      </w:r>
    </w:p>
    <w:p w14:paraId="1342F707" w14:textId="0AFC2A78" w:rsidR="00634943" w:rsidRDefault="004350FC">
      <w:pPr>
        <w:spacing w:line="479" w:lineRule="auto"/>
        <w:rPr>
          <w:rFonts w:ascii="Times New Roman" w:eastAsia="Times New Roman" w:hAnsi="Times New Roman" w:cs="Times New Roman"/>
          <w:sz w:val="24"/>
          <w:szCs w:val="24"/>
        </w:rPr>
      </w:pPr>
      <w:del w:id="78" w:author="Author" w:date="2025-01-23T08:42:00Z">
        <w:r>
          <w:rPr>
            <w:rFonts w:ascii="Times New Roman" w:eastAsia="Times New Roman" w:hAnsi="Times New Roman" w:cs="Times New Roman"/>
            <w:sz w:val="24"/>
            <w:szCs w:val="24"/>
          </w:rPr>
          <w:delText xml:space="preserve">Characterizing the diversity of participant samples in terms of language (Blasi et al, 2022; Kidd &amp; Garcia, 2022) is an important factor in language acquisition, allowing us to explore how </w:delText>
        </w:r>
        <w:r>
          <w:rPr>
            <w:rFonts w:ascii="Times New Roman" w:eastAsia="Times New Roman" w:hAnsi="Times New Roman" w:cs="Times New Roman"/>
            <w:i/>
            <w:sz w:val="24"/>
            <w:szCs w:val="24"/>
          </w:rPr>
          <w:delText>purely</w:delText>
        </w:r>
        <w:r>
          <w:rPr>
            <w:rFonts w:ascii="Times New Roman" w:eastAsia="Times New Roman" w:hAnsi="Times New Roman" w:cs="Times New Roman"/>
            <w:sz w:val="24"/>
            <w:szCs w:val="24"/>
          </w:rPr>
          <w:delText xml:space="preserve"> linguistic</w:delText>
        </w:r>
      </w:del>
      <w:ins w:id="79" w:author="Author" w:date="2025-01-23T08:42:00Z">
        <w:r>
          <w:rPr>
            <w:rFonts w:ascii="Times New Roman" w:eastAsia="Times New Roman" w:hAnsi="Times New Roman" w:cs="Times New Roman"/>
            <w:sz w:val="24"/>
            <w:szCs w:val="24"/>
          </w:rPr>
          <w:t>Linguistic</w:t>
        </w:r>
      </w:ins>
      <w:r>
        <w:rPr>
          <w:rFonts w:ascii="Times New Roman" w:eastAsia="Times New Roman" w:hAnsi="Times New Roman" w:cs="Times New Roman"/>
          <w:sz w:val="24"/>
          <w:szCs w:val="24"/>
        </w:rPr>
        <w:t xml:space="preserve"> factors </w:t>
      </w:r>
      <w:del w:id="80" w:author="Author" w:date="2025-01-23T08:42:00Z">
        <w:r>
          <w:rPr>
            <w:rFonts w:ascii="Times New Roman" w:eastAsia="Times New Roman" w:hAnsi="Times New Roman" w:cs="Times New Roman"/>
            <w:sz w:val="24"/>
            <w:szCs w:val="24"/>
          </w:rPr>
          <w:delText>shape and</w:delText>
        </w:r>
      </w:del>
      <w:ins w:id="81" w:author="Author" w:date="2025-01-23T08:42:00Z">
        <w:r>
          <w:rPr>
            <w:rFonts w:ascii="Times New Roman" w:eastAsia="Times New Roman" w:hAnsi="Times New Roman" w:cs="Times New Roman"/>
            <w:sz w:val="24"/>
            <w:szCs w:val="24"/>
          </w:rPr>
          <w:t>likely</w:t>
        </w:r>
      </w:ins>
      <w:r>
        <w:rPr>
          <w:rFonts w:ascii="Times New Roman" w:eastAsia="Times New Roman" w:hAnsi="Times New Roman" w:cs="Times New Roman"/>
          <w:sz w:val="24"/>
          <w:szCs w:val="24"/>
        </w:rPr>
        <w:t xml:space="preserve"> influence the development of language skills</w:t>
      </w:r>
      <w:r>
        <w:rPr>
          <w:rFonts w:ascii="Times New Roman" w:eastAsia="Times New Roman" w:hAnsi="Times New Roman" w:cs="Times New Roman"/>
          <w:sz w:val="24"/>
          <w:szCs w:val="24"/>
        </w:rPr>
        <w:t xml:space="preserve"> in children</w:t>
      </w:r>
      <w:del w:id="82" w:author="Author" w:date="2025-01-23T08:42:00Z">
        <w:r>
          <w:rPr>
            <w:rFonts w:ascii="Times New Roman" w:eastAsia="Times New Roman" w:hAnsi="Times New Roman" w:cs="Times New Roman"/>
            <w:sz w:val="24"/>
            <w:szCs w:val="24"/>
          </w:rPr>
          <w:delText>.</w:delText>
        </w:r>
      </w:del>
      <w:ins w:id="83" w:author="Author" w:date="2025-01-23T08:42:00Z">
        <w:r>
          <w:rPr>
            <w:rFonts w:ascii="Times New Roman" w:eastAsia="Times New Roman" w:hAnsi="Times New Roman" w:cs="Times New Roman"/>
            <w:sz w:val="24"/>
            <w:szCs w:val="24"/>
          </w:rPr>
          <w:t xml:space="preserve"> (Blasi et al, 2022; Kidd &amp; Garcia, 2022).</w:t>
        </w:r>
      </w:ins>
      <w:r>
        <w:rPr>
          <w:rFonts w:ascii="Times New Roman" w:eastAsia="Times New Roman" w:hAnsi="Times New Roman" w:cs="Times New Roman"/>
          <w:sz w:val="24"/>
          <w:szCs w:val="24"/>
        </w:rPr>
        <w:t xml:space="preserve"> For example, based on transcriptions of conversations,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and colleagues documented that K’iche' Mayan children frequently use and understand passive constructions from a very young age, unlike their </w:t>
      </w:r>
      <w:r>
        <w:rPr>
          <w:rFonts w:ascii="Times New Roman" w:eastAsia="Times New Roman" w:hAnsi="Times New Roman" w:cs="Times New Roman"/>
          <w:sz w:val="24"/>
          <w:szCs w:val="24"/>
        </w:rPr>
        <w:t xml:space="preserve">English-speaking peers, </w:t>
      </w:r>
      <w:r>
        <w:rPr>
          <w:rFonts w:ascii="Times New Roman" w:eastAsia="Times New Roman" w:hAnsi="Times New Roman" w:cs="Times New Roman"/>
          <w:sz w:val="24"/>
          <w:szCs w:val="24"/>
        </w:rPr>
        <w:lastRenderedPageBreak/>
        <w:t>refuting the idea that passive constructions can only emerge later in development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1980;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Poz</w:t>
      </w:r>
      <w:proofErr w:type="spellEnd"/>
      <w:r>
        <w:rPr>
          <w:rFonts w:ascii="Times New Roman" w:eastAsia="Times New Roman" w:hAnsi="Times New Roman" w:cs="Times New Roman"/>
          <w:sz w:val="24"/>
          <w:szCs w:val="24"/>
        </w:rPr>
        <w:t>, 1988).</w:t>
      </w:r>
    </w:p>
    <w:p w14:paraId="0B0B8822" w14:textId="23C0D621" w:rsidR="00634943" w:rsidRDefault="004350FC">
      <w:pPr>
        <w:spacing w:line="479" w:lineRule="auto"/>
        <w:ind w:firstLine="720"/>
        <w:rPr>
          <w:ins w:id="84" w:author="Author" w:date="2025-01-23T08:42:00Z"/>
          <w:rFonts w:ascii="Times New Roman" w:eastAsia="Times New Roman" w:hAnsi="Times New Roman" w:cs="Times New Roman"/>
          <w:sz w:val="24"/>
          <w:szCs w:val="24"/>
        </w:rPr>
      </w:pPr>
      <w:r>
        <w:rPr>
          <w:rFonts w:ascii="Times New Roman" w:eastAsia="Times New Roman" w:hAnsi="Times New Roman" w:cs="Times New Roman"/>
          <w:sz w:val="24"/>
          <w:szCs w:val="24"/>
        </w:rPr>
        <w:t>Similarly, many Indo-European languages show a strong noun bias in early vocabularies (a bias for acquiring words for co</w:t>
      </w:r>
      <w:r>
        <w:rPr>
          <w:rFonts w:ascii="Times New Roman" w:eastAsia="Times New Roman" w:hAnsi="Times New Roman" w:cs="Times New Roman"/>
          <w:sz w:val="24"/>
          <w:szCs w:val="24"/>
        </w:rPr>
        <w:t xml:space="preserve">ncrete referential objects rather than actions), which has been claimed to be a universal feature of early language acquisition. However, studies have shown that in some Mayan languages, including </w:t>
      </w:r>
      <w:proofErr w:type="spellStart"/>
      <w:r>
        <w:rPr>
          <w:rFonts w:ascii="Times New Roman" w:eastAsia="Times New Roman" w:hAnsi="Times New Roman" w:cs="Times New Roman"/>
          <w:sz w:val="24"/>
          <w:szCs w:val="24"/>
        </w:rPr>
        <w:t>Tseltal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Tsotsil</w:t>
      </w:r>
      <w:proofErr w:type="spellEnd"/>
      <w:r>
        <w:rPr>
          <w:rFonts w:ascii="Times New Roman" w:eastAsia="Times New Roman" w:hAnsi="Times New Roman" w:cs="Times New Roman"/>
          <w:sz w:val="24"/>
          <w:szCs w:val="24"/>
        </w:rPr>
        <w:t xml:space="preserve"> (Casillas et al., 2024; De Leon, 1999),</w:t>
      </w:r>
      <w:r>
        <w:rPr>
          <w:rFonts w:ascii="Times New Roman" w:eastAsia="Times New Roman" w:hAnsi="Times New Roman" w:cs="Times New Roman"/>
          <w:sz w:val="24"/>
          <w:szCs w:val="24"/>
        </w:rPr>
        <w:t xml:space="preserve"> there is </w:t>
      </w:r>
      <w:del w:id="85" w:author="Author" w:date="2025-01-23T08:42:00Z">
        <w:r>
          <w:rPr>
            <w:rFonts w:ascii="Times New Roman" w:eastAsia="Times New Roman" w:hAnsi="Times New Roman" w:cs="Times New Roman"/>
            <w:sz w:val="24"/>
            <w:szCs w:val="24"/>
          </w:rPr>
          <w:delText xml:space="preserve">little to no evidence for a noun bias, and argue for a </w:delText>
        </w:r>
      </w:del>
      <w:ins w:id="86" w:author="Author" w:date="2025-01-23T08:42:00Z">
        <w:r>
          <w:rPr>
            <w:rFonts w:ascii="Times New Roman" w:eastAsia="Times New Roman" w:hAnsi="Times New Roman" w:cs="Times New Roman"/>
            <w:sz w:val="24"/>
            <w:szCs w:val="24"/>
          </w:rPr>
          <w:t xml:space="preserve">a </w:t>
        </w:r>
      </w:ins>
      <w:r>
        <w:rPr>
          <w:rFonts w:ascii="Times New Roman" w:eastAsia="Times New Roman" w:hAnsi="Times New Roman" w:cs="Times New Roman"/>
          <w:sz w:val="24"/>
          <w:szCs w:val="24"/>
        </w:rPr>
        <w:t xml:space="preserve">verb bias instead. </w:t>
      </w:r>
      <w:del w:id="87" w:author="Author" w:date="2025-01-23T08:42:00Z">
        <w:r>
          <w:rPr>
            <w:rFonts w:ascii="Times New Roman" w:eastAsia="Times New Roman" w:hAnsi="Times New Roman" w:cs="Times New Roman"/>
            <w:sz w:val="24"/>
            <w:szCs w:val="24"/>
          </w:rPr>
          <w:delText>This highlights significant cross-linguistic variation (</w:delText>
        </w:r>
      </w:del>
      <w:ins w:id="88" w:author="Author" w:date="2025-01-23T08:42:00Z">
        <w:r>
          <w:rPr>
            <w:rFonts w:ascii="Times New Roman" w:eastAsia="Times New Roman" w:hAnsi="Times New Roman" w:cs="Times New Roman"/>
            <w:sz w:val="24"/>
            <w:szCs w:val="24"/>
          </w:rPr>
          <w:t>Thus,</w:t>
        </w:r>
        <w:r>
          <w:rPr>
            <w:rFonts w:ascii="Times New Roman" w:eastAsia="Times New Roman" w:hAnsi="Times New Roman" w:cs="Times New Roman"/>
            <w:sz w:val="24"/>
            <w:szCs w:val="24"/>
            <w:highlight w:val="white"/>
          </w:rPr>
          <w:t xml:space="preserve"> generalizations about language acquisition could be inaccurate when they rely on a linguistically biased database.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ins>
    </w:p>
    <w:p w14:paraId="547249DB" w14:textId="7EFBAD21" w:rsidR="00634943" w:rsidRDefault="004350FC">
      <w:pPr>
        <w:spacing w:line="479" w:lineRule="auto"/>
        <w:ind w:firstLine="720"/>
        <w:rPr>
          <w:rFonts w:ascii="Times New Roman" w:eastAsia="Times New Roman" w:hAnsi="Times New Roman" w:cs="Times New Roman"/>
          <w:sz w:val="24"/>
          <w:szCs w:val="24"/>
        </w:rPr>
      </w:pPr>
      <w:moveFromRangeStart w:id="89" w:author="Author" w:date="2025-01-23T08:42:00Z" w:name="move188514167"/>
      <w:moveFrom w:id="90" w:author="Author" w:date="2025-01-23T08:42:00Z">
        <w:r>
          <w:rPr>
            <w:rFonts w:ascii="Times New Roman" w:eastAsia="Times New Roman" w:hAnsi="Times New Roman" w:cs="Times New Roman"/>
            <w:sz w:val="24"/>
            <w:szCs w:val="24"/>
          </w:rPr>
          <w:t xml:space="preserve">Casillas et al., </w:t>
        </w:r>
      </w:moveFrom>
      <w:moveFromRangeEnd w:id="89"/>
      <w:del w:id="91" w:author="Author" w:date="2025-01-23T08:42:00Z">
        <w:r>
          <w:rPr>
            <w:rFonts w:ascii="Times New Roman" w:eastAsia="Times New Roman" w:hAnsi="Times New Roman" w:cs="Times New Roman"/>
            <w:sz w:val="24"/>
            <w:szCs w:val="24"/>
          </w:rPr>
          <w:delText>2024).</w:delText>
        </w:r>
        <w:r>
          <w:rPr>
            <w:rFonts w:ascii="Times New Roman" w:eastAsia="Times New Roman" w:hAnsi="Times New Roman" w:cs="Times New Roman"/>
            <w:sz w:val="24"/>
            <w:szCs w:val="24"/>
          </w:rPr>
          <w:br/>
          <w:delText xml:space="preserve">        </w:delText>
        </w:r>
        <w:r>
          <w:rPr>
            <w:rFonts w:ascii="Times New Roman" w:eastAsia="Times New Roman" w:hAnsi="Times New Roman" w:cs="Times New Roman"/>
            <w:sz w:val="24"/>
            <w:szCs w:val="24"/>
          </w:rPr>
          <w:tab/>
        </w:r>
      </w:del>
      <w:r>
        <w:rPr>
          <w:rFonts w:ascii="Times New Roman" w:eastAsia="Times New Roman" w:hAnsi="Times New Roman" w:cs="Times New Roman"/>
          <w:sz w:val="24"/>
          <w:szCs w:val="24"/>
        </w:rPr>
        <w:t xml:space="preserve">Another major dimension </w:t>
      </w:r>
      <w:del w:id="92" w:author="Author" w:date="2025-01-23T08:42:00Z">
        <w:r>
          <w:rPr>
            <w:rFonts w:ascii="Times New Roman" w:eastAsia="Times New Roman" w:hAnsi="Times New Roman" w:cs="Times New Roman"/>
            <w:sz w:val="24"/>
            <w:szCs w:val="24"/>
          </w:rPr>
          <w:delText xml:space="preserve">and sub-field in developmental science </w:delText>
        </w:r>
      </w:del>
      <w:r>
        <w:rPr>
          <w:rFonts w:ascii="Times New Roman" w:eastAsia="Times New Roman" w:hAnsi="Times New Roman" w:cs="Times New Roman"/>
          <w:sz w:val="24"/>
          <w:szCs w:val="24"/>
        </w:rPr>
        <w:t>is the study of bilingualism or multilingualism (for an introductory r</w:t>
      </w:r>
      <w:r>
        <w:rPr>
          <w:rFonts w:ascii="Times New Roman" w:eastAsia="Times New Roman" w:hAnsi="Times New Roman" w:cs="Times New Roman"/>
          <w:sz w:val="24"/>
          <w:szCs w:val="24"/>
        </w:rPr>
        <w:t>eview</w:t>
      </w:r>
      <w:ins w:id="93" w:author="Author" w:date="2025-01-23T08: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see </w:t>
      </w:r>
      <w:proofErr w:type="spellStart"/>
      <w:r>
        <w:rPr>
          <w:rFonts w:ascii="Times New Roman" w:eastAsia="Times New Roman" w:hAnsi="Times New Roman" w:cs="Times New Roman"/>
          <w:sz w:val="24"/>
          <w:szCs w:val="24"/>
        </w:rPr>
        <w:t>Höhle</w:t>
      </w:r>
      <w:proofErr w:type="spellEnd"/>
      <w:r>
        <w:rPr>
          <w:rFonts w:ascii="Times New Roman" w:eastAsia="Times New Roman" w:hAnsi="Times New Roman" w:cs="Times New Roman"/>
          <w:sz w:val="24"/>
          <w:szCs w:val="24"/>
        </w:rPr>
        <w:t xml:space="preserve"> et al., 2019</w:t>
      </w:r>
      <w:del w:id="94" w:author="Author" w:date="2025-01-23T08:42:00Z">
        <w:r>
          <w:rPr>
            <w:rFonts w:ascii="Times New Roman" w:eastAsia="Times New Roman" w:hAnsi="Times New Roman" w:cs="Times New Roman"/>
            <w:sz w:val="24"/>
            <w:szCs w:val="24"/>
          </w:rPr>
          <w:delText>,</w:delText>
        </w:r>
      </w:del>
      <w:ins w:id="95" w:author="Author" w:date="2025-01-23T08: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McCabe et al., 2013). There is evidence that monolingual and bilingual early language development </w:t>
      </w:r>
      <w:del w:id="96" w:author="Author" w:date="2025-01-23T08:42:00Z">
        <w:r>
          <w:rPr>
            <w:rFonts w:ascii="Times New Roman" w:eastAsia="Times New Roman" w:hAnsi="Times New Roman" w:cs="Times New Roman"/>
            <w:sz w:val="24"/>
            <w:szCs w:val="24"/>
          </w:rPr>
          <w:delText>differs</w:delText>
        </w:r>
      </w:del>
      <w:ins w:id="97" w:author="Author" w:date="2025-01-23T08:42:00Z">
        <w:r>
          <w:rPr>
            <w:rFonts w:ascii="Times New Roman" w:eastAsia="Times New Roman" w:hAnsi="Times New Roman" w:cs="Times New Roman"/>
            <w:sz w:val="24"/>
            <w:szCs w:val="24"/>
          </w:rPr>
          <w:t>differ</w:t>
        </w:r>
      </w:ins>
      <w:r>
        <w:rPr>
          <w:rFonts w:ascii="Times New Roman" w:eastAsia="Times New Roman" w:hAnsi="Times New Roman" w:cs="Times New Roman"/>
          <w:sz w:val="24"/>
          <w:szCs w:val="24"/>
        </w:rPr>
        <w:t xml:space="preserve"> in some aspects, particularly regarding phonological acquisition and word learning. For example, monolingual infants</w:t>
      </w:r>
      <w:r>
        <w:rPr>
          <w:rFonts w:ascii="Times New Roman" w:eastAsia="Times New Roman" w:hAnsi="Times New Roman" w:cs="Times New Roman"/>
          <w:sz w:val="24"/>
          <w:szCs w:val="24"/>
        </w:rPr>
        <w:t xml:space="preserve">' ability to discriminate non-native sounds declines during the first year of age, whereas infants exposed to more language(s) maintain the discrimination window for a longer period (Singh et al., 2022). In terms of input, bilingual linguistic exposure is </w:t>
      </w:r>
      <w:r>
        <w:rPr>
          <w:rFonts w:ascii="Times New Roman" w:eastAsia="Times New Roman" w:hAnsi="Times New Roman" w:cs="Times New Roman"/>
          <w:sz w:val="24"/>
          <w:szCs w:val="24"/>
        </w:rPr>
        <w:t>divided between two or more native languages. It has been shown that the amount of exposure to each native language can affect bilingual infants' speech discrimination abilities (Garcia-Sierra et al., 2011).</w:t>
      </w:r>
    </w:p>
    <w:p w14:paraId="182DD6CF" w14:textId="77777777" w:rsidR="00F34C43" w:rsidRDefault="00F34C43">
      <w:pPr>
        <w:spacing w:line="480" w:lineRule="auto"/>
        <w:ind w:firstLine="720"/>
        <w:rPr>
          <w:del w:id="98" w:author="Author" w:date="2025-01-23T08:42:00Z"/>
          <w:rFonts w:ascii="Times New Roman" w:eastAsia="Times New Roman" w:hAnsi="Times New Roman" w:cs="Times New Roman"/>
          <w:sz w:val="24"/>
          <w:szCs w:val="24"/>
        </w:rPr>
      </w:pPr>
      <w:bookmarkStart w:id="99" w:name="_mgoibisd6dg3" w:colFirst="0" w:colLast="0"/>
      <w:bookmarkEnd w:id="99"/>
    </w:p>
    <w:p w14:paraId="3F8837AA" w14:textId="77777777" w:rsidR="00634943" w:rsidRDefault="004350FC">
      <w:pPr>
        <w:pStyle w:val="Heading3"/>
        <w:spacing w:line="48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lastRenderedPageBreak/>
        <w:t>The current study</w:t>
      </w:r>
    </w:p>
    <w:p w14:paraId="67CC5E2E" w14:textId="31967494" w:rsidR="00634943" w:rsidRDefault="004350F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Inspired by calls to document </w:t>
      </w:r>
      <w:r>
        <w:rPr>
          <w:rFonts w:ascii="Times New Roman" w:eastAsia="Times New Roman" w:hAnsi="Times New Roman" w:cs="Times New Roman"/>
          <w:sz w:val="24"/>
          <w:szCs w:val="24"/>
        </w:rPr>
        <w:t xml:space="preserve">the demographic and linguistic diversity of participant samples (Kidd &amp; Garcia, 2021; Singh et al, 2023), we sought to provide a systematic analysis of the naturalistic speech corpora </w:t>
      </w:r>
      <w:del w:id="100" w:author="Author" w:date="2025-01-23T08:42:00Z">
        <w:r>
          <w:rPr>
            <w:rFonts w:ascii="Times New Roman" w:eastAsia="Times New Roman" w:hAnsi="Times New Roman" w:cs="Times New Roman"/>
            <w:sz w:val="24"/>
            <w:szCs w:val="24"/>
          </w:rPr>
          <w:delText>of</w:delText>
        </w:r>
      </w:del>
      <w:ins w:id="101" w:author="Author" w:date="2025-01-23T08:42:00Z">
        <w:r>
          <w:rPr>
            <w:rFonts w:ascii="Times New Roman" w:eastAsia="Times New Roman" w:hAnsi="Times New Roman" w:cs="Times New Roman"/>
            <w:sz w:val="24"/>
            <w:szCs w:val="24"/>
          </w:rPr>
          <w:t>in</w:t>
        </w:r>
      </w:ins>
      <w:r>
        <w:rPr>
          <w:rFonts w:ascii="Times New Roman" w:eastAsia="Times New Roman" w:hAnsi="Times New Roman" w:cs="Times New Roman"/>
          <w:sz w:val="24"/>
          <w:szCs w:val="24"/>
        </w:rPr>
        <w:t xml:space="preserve"> the CHILDES database by quantifying the diversity of each dimension i</w:t>
      </w:r>
      <w:r>
        <w:rPr>
          <w:rFonts w:ascii="Times New Roman" w:eastAsia="Times New Roman" w:hAnsi="Times New Roman" w:cs="Times New Roman"/>
          <w:sz w:val="24"/>
          <w:szCs w:val="24"/>
        </w:rPr>
        <w:t xml:space="preserve">ntroduced above (SES, urbanization, family structure, and languages). </w:t>
      </w:r>
      <w:moveToRangeStart w:id="102" w:author="Author" w:date="2025-01-23T08:42:00Z" w:name="move188514168"/>
      <w:moveTo w:id="103" w:author="Author" w:date="2025-01-23T08:42:00Z">
        <w:r>
          <w:rPr>
            <w:rFonts w:ascii="Times New Roman" w:eastAsia="Times New Roman" w:hAnsi="Times New Roman" w:cs="Times New Roman"/>
            <w:sz w:val="24"/>
            <w:szCs w:val="24"/>
          </w:rPr>
          <w:t xml:space="preserve">Following </w:t>
        </w:r>
        <w:proofErr w:type="spellStart"/>
        <w:r>
          <w:rPr>
            <w:rFonts w:ascii="Times New Roman" w:eastAsia="Times New Roman" w:hAnsi="Times New Roman" w:cs="Times New Roman"/>
            <w:sz w:val="24"/>
            <w:szCs w:val="24"/>
          </w:rPr>
          <w:t>Ghai's</w:t>
        </w:r>
        <w:proofErr w:type="spellEnd"/>
        <w:r>
          <w:rPr>
            <w:rFonts w:ascii="Times New Roman" w:eastAsia="Times New Roman" w:hAnsi="Times New Roman" w:cs="Times New Roman"/>
            <w:sz w:val="24"/>
            <w:szCs w:val="24"/>
          </w:rPr>
          <w:t xml:space="preserve"> (2022) recommendation to enhance the description of diversity in behavioral sciences, we examined different levels, from a macro-level, involving broad country compariso</w:t>
        </w:r>
        <w:r>
          <w:rPr>
            <w:rFonts w:ascii="Times New Roman" w:eastAsia="Times New Roman" w:hAnsi="Times New Roman" w:cs="Times New Roman"/>
            <w:sz w:val="24"/>
            <w:szCs w:val="24"/>
          </w:rPr>
          <w:t>ns, to a corpus-level, where we analyzed individual corpora for a more detailed and nuanced understanding of the data.</w:t>
        </w:r>
      </w:moveTo>
      <w:moveToRangeEnd w:id="102"/>
    </w:p>
    <w:p w14:paraId="2645FA5B" w14:textId="77777777" w:rsidR="00634943" w:rsidRDefault="004350FC">
      <w:pPr>
        <w:pStyle w:val="Heading1"/>
        <w:jc w:val="center"/>
        <w:rPr>
          <w:rFonts w:ascii="Times New Roman" w:eastAsia="Times New Roman" w:hAnsi="Times New Roman" w:cs="Times New Roman"/>
          <w:sz w:val="24"/>
          <w:szCs w:val="24"/>
        </w:rPr>
      </w:pPr>
      <w:bookmarkStart w:id="104" w:name="_wunzrp1qxw99" w:colFirst="0" w:colLast="0"/>
      <w:bookmarkEnd w:id="104"/>
      <w:r>
        <w:rPr>
          <w:rFonts w:ascii="Times New Roman" w:eastAsia="Times New Roman" w:hAnsi="Times New Roman" w:cs="Times New Roman"/>
          <w:b/>
          <w:sz w:val="24"/>
          <w:szCs w:val="24"/>
        </w:rPr>
        <w:t>Method</w:t>
      </w:r>
    </w:p>
    <w:p w14:paraId="65A24142" w14:textId="77777777" w:rsidR="00634943" w:rsidRDefault="004350FC">
      <w:pPr>
        <w:pStyle w:val="Heading4"/>
        <w:rPr>
          <w:i w:val="0"/>
        </w:rPr>
      </w:pPr>
      <w:bookmarkStart w:id="105" w:name="_8m3mxkl5vccq" w:colFirst="0" w:colLast="0"/>
      <w:bookmarkEnd w:id="105"/>
      <w:r>
        <w:rPr>
          <w:i w:val="0"/>
          <w:color w:val="000000"/>
        </w:rPr>
        <w:t>Inclusion criteria</w:t>
      </w:r>
    </w:p>
    <w:p w14:paraId="1CAE76C4" w14:textId="74032023" w:rsidR="00634943" w:rsidRDefault="004350FC">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extracted information from the online CHILDES database in 2021, at which point there were 430 corpora. We ex</w:t>
      </w:r>
      <w:r>
        <w:rPr>
          <w:rFonts w:ascii="Times New Roman" w:eastAsia="Times New Roman" w:hAnsi="Times New Roman" w:cs="Times New Roman"/>
          <w:sz w:val="24"/>
          <w:szCs w:val="24"/>
        </w:rPr>
        <w:t>cluded corpora on clinical populations (N = 69), in-lab recordings (N = 26), and elicitation tasks (N = 114), because they would have introduced additional sources of variation and biases. For example, the inclusion of clinical populations may highlight di</w:t>
      </w:r>
      <w:r>
        <w:rPr>
          <w:rFonts w:ascii="Times New Roman" w:eastAsia="Times New Roman" w:hAnsi="Times New Roman" w:cs="Times New Roman"/>
          <w:sz w:val="24"/>
          <w:szCs w:val="24"/>
        </w:rPr>
        <w:t xml:space="preserve">fferences in </w:t>
      </w:r>
      <w:del w:id="106" w:author="Author" w:date="2025-01-23T08:42:00Z">
        <w:r>
          <w:rPr>
            <w:rFonts w:ascii="Times New Roman" w:eastAsia="Times New Roman" w:hAnsi="Times New Roman" w:cs="Times New Roman"/>
            <w:sz w:val="24"/>
            <w:szCs w:val="24"/>
          </w:rPr>
          <w:delText xml:space="preserve">the prevalence and </w:delText>
        </w:r>
      </w:del>
      <w:r>
        <w:rPr>
          <w:rFonts w:ascii="Times New Roman" w:eastAsia="Times New Roman" w:hAnsi="Times New Roman" w:cs="Times New Roman"/>
          <w:sz w:val="24"/>
          <w:szCs w:val="24"/>
        </w:rPr>
        <w:t xml:space="preserve">access to diagnosis in different countries. Given our interest in naturalistic input and output represented in CHILDES, we also excluded corpora where only child speech was transcribed (N = 19) and diary studies (N = 11). Finally, we excluded </w:t>
      </w:r>
      <w:r>
        <w:rPr>
          <w:rFonts w:ascii="Times New Roman" w:eastAsia="Times New Roman" w:hAnsi="Times New Roman" w:cs="Times New Roman"/>
          <w:sz w:val="24"/>
          <w:szCs w:val="24"/>
        </w:rPr>
        <w:t>11 corpora that were not available, resulting in a final sample of 180 corpora containing naturalistic recordings of children's input and output.</w:t>
      </w:r>
    </w:p>
    <w:p w14:paraId="6C0F055B" w14:textId="77777777" w:rsidR="00634943" w:rsidRDefault="00634943">
      <w:pPr>
        <w:spacing w:line="480" w:lineRule="auto"/>
        <w:rPr>
          <w:rFonts w:ascii="Times New Roman" w:eastAsia="Times New Roman" w:hAnsi="Times New Roman" w:cs="Times New Roman"/>
          <w:b/>
          <w:sz w:val="24"/>
          <w:szCs w:val="24"/>
        </w:rPr>
      </w:pPr>
    </w:p>
    <w:p w14:paraId="174D7131" w14:textId="77777777" w:rsidR="00634943" w:rsidRDefault="004350FC">
      <w:pPr>
        <w:pStyle w:val="Heading4"/>
        <w:keepNext w:val="0"/>
        <w:keepLines w:val="0"/>
        <w:shd w:val="clear" w:color="auto" w:fill="FFFFFF"/>
        <w:spacing w:line="523" w:lineRule="auto"/>
        <w:rPr>
          <w:i w:val="0"/>
        </w:rPr>
      </w:pPr>
      <w:bookmarkStart w:id="107" w:name="_3ch0fdy21g41" w:colFirst="0" w:colLast="0"/>
      <w:bookmarkEnd w:id="107"/>
      <w:r>
        <w:rPr>
          <w:i w:val="0"/>
        </w:rPr>
        <w:t>Demographic Data Collection</w:t>
      </w:r>
    </w:p>
    <w:p w14:paraId="10FC2578" w14:textId="6B12EF60" w:rsidR="00634943" w:rsidRDefault="004350FC">
      <w:pPr>
        <w:spacing w:before="240" w:after="240" w:line="480" w:lineRule="auto"/>
        <w:rPr>
          <w:rFonts w:ascii="Times New Roman" w:eastAsia="Times New Roman" w:hAnsi="Times New Roman" w:cs="Times New Roman"/>
          <w:sz w:val="24"/>
          <w:szCs w:val="24"/>
        </w:rPr>
        <w:pPrChange w:id="108" w:author="Author" w:date="2025-01-23T08:42:00Z">
          <w:pPr>
            <w:spacing w:line="479" w:lineRule="auto"/>
          </w:pPr>
        </w:pPrChange>
      </w:pPr>
      <w:r>
        <w:rPr>
          <w:rFonts w:ascii="Times New Roman" w:eastAsia="Times New Roman" w:hAnsi="Times New Roman" w:cs="Times New Roman"/>
          <w:sz w:val="24"/>
          <w:szCs w:val="24"/>
        </w:rPr>
        <w:lastRenderedPageBreak/>
        <w:t>Data on participant demographics was extracted from the references provided for each corpus in CHILDES such as articles, book chapters, dissertations, and the actual content of transcribed recordings</w:t>
      </w:r>
      <w:del w:id="109" w:author="Author" w:date="2025-01-23T08:42:00Z">
        <w:r>
          <w:rPr>
            <w:rFonts w:ascii="Times New Roman" w:eastAsia="Times New Roman" w:hAnsi="Times New Roman" w:cs="Times New Roman"/>
            <w:sz w:val="24"/>
            <w:szCs w:val="24"/>
          </w:rPr>
          <w:delText>. We</w:delText>
        </w:r>
      </w:del>
      <w:ins w:id="110" w:author="Author" w:date="2025-01-23T08:42:00Z">
        <w:r>
          <w:rPr>
            <w:rFonts w:ascii="Times New Roman" w:eastAsia="Times New Roman" w:hAnsi="Times New Roman" w:cs="Times New Roman"/>
            <w:sz w:val="24"/>
            <w:szCs w:val="24"/>
          </w:rPr>
          <w:t xml:space="preserve"> (for more information please see SM1; Anonymized, 2024).</w:t>
        </w:r>
        <w:r>
          <w:rPr>
            <w:rFonts w:ascii="Times New Roman" w:eastAsia="Times New Roman" w:hAnsi="Times New Roman" w:cs="Times New Roman"/>
            <w:sz w:val="24"/>
            <w:szCs w:val="24"/>
          </w:rPr>
          <w:t xml:space="preserve"> When key variables could not be determined from these sources, we</w:t>
        </w:r>
      </w:ins>
      <w:r>
        <w:rPr>
          <w:rFonts w:ascii="Times New Roman" w:eastAsia="Times New Roman" w:hAnsi="Times New Roman" w:cs="Times New Roman"/>
          <w:sz w:val="24"/>
          <w:szCs w:val="24"/>
        </w:rPr>
        <w:t xml:space="preserve"> contacted corpus curators for missing information, and over a third (103 corpora, 32%) provided additional data or confirmed </w:t>
      </w:r>
      <w:del w:id="111" w:author="Author" w:date="2025-01-23T08:42:00Z">
        <w:r>
          <w:rPr>
            <w:rFonts w:ascii="Times New Roman" w:eastAsia="Times New Roman" w:hAnsi="Times New Roman" w:cs="Times New Roman"/>
            <w:sz w:val="24"/>
            <w:szCs w:val="24"/>
          </w:rPr>
          <w:delText>missing information.</w:delText>
        </w:r>
      </w:del>
      <w:proofErr w:type="spellStart"/>
      <w:ins w:id="112" w:author="Author" w:date="2025-01-23T08:42:00Z">
        <w:r>
          <w:rPr>
            <w:rFonts w:ascii="Times New Roman" w:eastAsia="Times New Roman" w:hAnsi="Times New Roman" w:cs="Times New Roman"/>
            <w:sz w:val="24"/>
            <w:szCs w:val="24"/>
          </w:rPr>
          <w:t>precoded</w:t>
        </w:r>
        <w:proofErr w:type="spellEnd"/>
        <w:r>
          <w:rPr>
            <w:rFonts w:ascii="Times New Roman" w:eastAsia="Times New Roman" w:hAnsi="Times New Roman" w:cs="Times New Roman"/>
            <w:sz w:val="24"/>
            <w:szCs w:val="24"/>
          </w:rPr>
          <w:t xml:space="preserve"> information. They were also invited to correct our codi</w:t>
        </w:r>
        <w:r>
          <w:rPr>
            <w:rFonts w:ascii="Times New Roman" w:eastAsia="Times New Roman" w:hAnsi="Times New Roman" w:cs="Times New Roman"/>
            <w:sz w:val="24"/>
            <w:szCs w:val="24"/>
          </w:rPr>
          <w:t>ng if it was inaccurate to their knowledge, and we took their coding as definitive.</w:t>
        </w:r>
      </w:ins>
      <w:r>
        <w:rPr>
          <w:rFonts w:ascii="Times New Roman" w:eastAsia="Times New Roman" w:hAnsi="Times New Roman" w:cs="Times New Roman"/>
          <w:sz w:val="24"/>
          <w:szCs w:val="24"/>
        </w:rPr>
        <w:t xml:space="preserve"> Unfortunately, curators for 50 corpora (15%) could not be contacted due to unresponsive email addresses (38 corpora), or the curator’s passing (12 corpora).</w:t>
      </w:r>
    </w:p>
    <w:p w14:paraId="50761E79" w14:textId="77777777" w:rsidR="00F34C43" w:rsidRDefault="00F34C43">
      <w:pPr>
        <w:spacing w:line="480" w:lineRule="auto"/>
        <w:rPr>
          <w:del w:id="113" w:author="Author" w:date="2025-01-23T08:42:00Z"/>
          <w:rFonts w:ascii="Times New Roman" w:eastAsia="Times New Roman" w:hAnsi="Times New Roman" w:cs="Times New Roman"/>
          <w:sz w:val="24"/>
          <w:szCs w:val="24"/>
        </w:rPr>
      </w:pPr>
      <w:bookmarkStart w:id="114" w:name="_60s3dbv35jzn" w:colFirst="0" w:colLast="0"/>
      <w:bookmarkEnd w:id="114"/>
    </w:p>
    <w:p w14:paraId="343616B4" w14:textId="77777777" w:rsidR="00634943" w:rsidRDefault="004350FC">
      <w:pPr>
        <w:pStyle w:val="Heading4"/>
        <w:keepNext w:val="0"/>
        <w:keepLines w:val="0"/>
        <w:shd w:val="clear" w:color="auto" w:fill="FFFFFF"/>
        <w:spacing w:line="523" w:lineRule="auto"/>
        <w:rPr>
          <w:i w:val="0"/>
        </w:rPr>
      </w:pPr>
      <w:r>
        <w:rPr>
          <w:i w:val="0"/>
        </w:rPr>
        <w:t>Analyses</w:t>
      </w:r>
    </w:p>
    <w:p w14:paraId="1A11D461" w14:textId="54D97B04" w:rsidR="00634943" w:rsidRDefault="004350FC">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w:t>
      </w:r>
      <w:r>
        <w:rPr>
          <w:rFonts w:ascii="Times New Roman" w:eastAsia="Times New Roman" w:hAnsi="Times New Roman" w:cs="Times New Roman"/>
          <w:sz w:val="24"/>
          <w:szCs w:val="24"/>
        </w:rPr>
        <w:t>es and visualizations were carried out using R (version 4.1.2, R Core Team, 2020) and ggplot2 (</w:t>
      </w:r>
      <w:r>
        <w:rPr>
          <w:rFonts w:ascii="Times New Roman" w:eastAsia="Times New Roman" w:hAnsi="Times New Roman" w:cs="Times New Roman"/>
          <w:sz w:val="24"/>
          <w:szCs w:val="24"/>
          <w:highlight w:val="white"/>
        </w:rPr>
        <w:t>Wickham, 2016</w:t>
      </w:r>
      <w:r>
        <w:rPr>
          <w:rFonts w:ascii="Times New Roman" w:eastAsia="Times New Roman" w:hAnsi="Times New Roman" w:cs="Times New Roman"/>
          <w:sz w:val="24"/>
          <w:szCs w:val="24"/>
        </w:rPr>
        <w:t xml:space="preserve">). Data, scripts, and Supplementary Materials are available on the </w:t>
      </w:r>
      <w:del w:id="115" w:author="Author" w:date="2025-01-23T08:42:00Z">
        <w:r>
          <w:rPr>
            <w:rFonts w:ascii="Times New Roman" w:eastAsia="Times New Roman" w:hAnsi="Times New Roman" w:cs="Times New Roman"/>
            <w:sz w:val="24"/>
            <w:szCs w:val="24"/>
          </w:rPr>
          <w:delText>OSF (Anonymized, 2024</w:delText>
        </w:r>
        <w:r>
          <w:rPr>
            <w:rFonts w:ascii="Times New Roman" w:eastAsia="Times New Roman" w:hAnsi="Times New Roman" w:cs="Times New Roman"/>
            <w:sz w:val="24"/>
            <w:szCs w:val="24"/>
          </w:rPr>
          <w:delText xml:space="preserve">). </w:delText>
        </w:r>
      </w:del>
      <w:ins w:id="116" w:author="Author" w:date="2025-01-23T08:42:00Z">
        <w:r>
          <w:fldChar w:fldCharType="begin"/>
        </w:r>
        <w:r>
          <w:instrText xml:space="preserve"> HYPERLINK "https://osf.io/q9w82/?view_only=a013f1b25b8c4556b8248f12870402c9" \</w:instrText>
        </w:r>
        <w:r>
          <w:instrText xml:space="preserve">h </w:instrText>
        </w:r>
        <w:r>
          <w:fldChar w:fldCharType="separate"/>
        </w:r>
        <w:r>
          <w:rPr>
            <w:rFonts w:ascii="Times New Roman" w:eastAsia="Times New Roman" w:hAnsi="Times New Roman" w:cs="Times New Roman"/>
            <w:color w:val="1155CC"/>
            <w:sz w:val="24"/>
            <w:szCs w:val="24"/>
            <w:u w:val="single"/>
          </w:rPr>
          <w:t>OSF</w:t>
        </w:r>
        <w:r>
          <w:rPr>
            <w:rFonts w:ascii="Times New Roman" w:eastAsia="Times New Roman" w:hAnsi="Times New Roman" w:cs="Times New Roman"/>
            <w:color w:val="1155CC"/>
            <w:sz w:val="24"/>
            <w:szCs w:val="24"/>
            <w:u w:val="single"/>
          </w:rPr>
          <w:fldChar w:fldCharType="end"/>
        </w:r>
        <w:r>
          <w:rPr>
            <w:rFonts w:ascii="Times New Roman" w:eastAsia="Times New Roman" w:hAnsi="Times New Roman" w:cs="Times New Roman"/>
            <w:sz w:val="24"/>
            <w:szCs w:val="24"/>
          </w:rPr>
          <w:t xml:space="preserve"> (Anonymized, 2024).</w:t>
        </w:r>
      </w:ins>
      <w:moveFromRangeStart w:id="117" w:author="Author" w:date="2025-01-23T08:42:00Z" w:name="move188514168"/>
      <w:moveFrom w:id="118" w:author="Author" w:date="2025-01-23T08:42:00Z">
        <w:r>
          <w:rPr>
            <w:rFonts w:ascii="Times New Roman" w:eastAsia="Times New Roman" w:hAnsi="Times New Roman" w:cs="Times New Roman"/>
            <w:sz w:val="24"/>
            <w:szCs w:val="24"/>
          </w:rPr>
          <w:t>Following Ghai's (2022) recommendation to enhance the description of diversity in behavioral sciences, we examined different levels, from a macro-level, involving broad country compariso</w:t>
        </w:r>
        <w:r>
          <w:rPr>
            <w:rFonts w:ascii="Times New Roman" w:eastAsia="Times New Roman" w:hAnsi="Times New Roman" w:cs="Times New Roman"/>
            <w:sz w:val="24"/>
            <w:szCs w:val="24"/>
          </w:rPr>
          <w:t>ns, to a corpus-level, where we analyzed individual corpora for a more detailed and nuanced understanding of the data.</w:t>
        </w:r>
      </w:moveFrom>
      <w:moveFromRangeEnd w:id="117"/>
    </w:p>
    <w:p w14:paraId="36513A1F" w14:textId="77777777" w:rsidR="00F34C43" w:rsidRDefault="00F34C43">
      <w:pPr>
        <w:spacing w:line="480" w:lineRule="auto"/>
        <w:rPr>
          <w:del w:id="119" w:author="Author" w:date="2025-01-23T08:42:00Z"/>
          <w:rFonts w:ascii="Times New Roman" w:eastAsia="Times New Roman" w:hAnsi="Times New Roman" w:cs="Times New Roman"/>
          <w:sz w:val="24"/>
          <w:szCs w:val="24"/>
        </w:rPr>
      </w:pPr>
      <w:bookmarkStart w:id="120" w:name="_v6qt3ga9jtqu" w:colFirst="0" w:colLast="0"/>
      <w:bookmarkEnd w:id="120"/>
    </w:p>
    <w:p w14:paraId="390D50AD" w14:textId="77777777" w:rsidR="00634943" w:rsidRDefault="00634943">
      <w:pPr>
        <w:pStyle w:val="Heading2"/>
        <w:pPrChange w:id="121" w:author="Author" w:date="2025-01-23T08:42:00Z">
          <w:pPr>
            <w:pStyle w:val="Heading2"/>
            <w:jc w:val="center"/>
          </w:pPr>
        </w:pPrChange>
      </w:pPr>
    </w:p>
    <w:p w14:paraId="4EDCC29B" w14:textId="77777777" w:rsidR="00634943" w:rsidRDefault="004350FC">
      <w:pPr>
        <w:pStyle w:val="Heading2"/>
        <w:jc w:val="center"/>
      </w:pPr>
      <w:bookmarkStart w:id="122" w:name="_8a7hxnju1d8o" w:colFirst="0" w:colLast="0"/>
      <w:bookmarkEnd w:id="122"/>
      <w:r>
        <w:t>Results</w:t>
      </w:r>
    </w:p>
    <w:p w14:paraId="652F7FCA" w14:textId="77777777" w:rsidR="00F34C43" w:rsidRDefault="00F34C43">
      <w:pPr>
        <w:spacing w:line="480" w:lineRule="auto"/>
        <w:ind w:firstLine="720"/>
        <w:rPr>
          <w:del w:id="123" w:author="Author" w:date="2025-01-23T08:42:00Z"/>
          <w:rFonts w:ascii="Times New Roman" w:eastAsia="Times New Roman" w:hAnsi="Times New Roman" w:cs="Times New Roman"/>
          <w:sz w:val="24"/>
          <w:szCs w:val="24"/>
        </w:rPr>
      </w:pPr>
      <w:bookmarkStart w:id="124" w:name="_g5mfco7de511" w:colFirst="0" w:colLast="0"/>
      <w:bookmarkEnd w:id="124"/>
    </w:p>
    <w:p w14:paraId="06229246" w14:textId="77777777" w:rsidR="00634943" w:rsidRDefault="004350FC">
      <w:pPr>
        <w:pStyle w:val="Heading2"/>
        <w:keepNext w:val="0"/>
        <w:keepLines w:val="0"/>
        <w:spacing w:line="338" w:lineRule="auto"/>
      </w:pPr>
      <w:r>
        <w:t>Do Countries in Our CHILDES Sample Represent the World's Countries?</w:t>
      </w:r>
    </w:p>
    <w:p w14:paraId="292A1F8C" w14:textId="1F2B219E" w:rsidR="00F34C43" w:rsidRPr="00D52E20" w:rsidRDefault="004350FC" w:rsidP="00D52E20">
      <w:pPr>
        <w:spacing w:line="479" w:lineRule="auto"/>
        <w:rPr>
          <w:del w:id="125" w:author="Author" w:date="2025-01-23T08:42:00Z"/>
          <w:rFonts w:ascii="Times New Roman" w:hAnsi="Times New Roman"/>
          <w:sz w:val="24"/>
          <w:highlight w:val="white"/>
        </w:rPr>
      </w:pPr>
      <w:r>
        <w:rPr>
          <w:rFonts w:ascii="Times New Roman" w:eastAsia="Times New Roman" w:hAnsi="Times New Roman" w:cs="Times New Roman"/>
          <w:sz w:val="24"/>
          <w:szCs w:val="24"/>
        </w:rPr>
        <w:lastRenderedPageBreak/>
        <w:t>The 180 corpora included in this study represent 48 different countries or territories across all populated continents (see Figure 1</w:t>
      </w:r>
      <w:del w:id="126" w:author="Author" w:date="2025-01-23T08:42:00Z">
        <w:r>
          <w:rPr>
            <w:rFonts w:ascii="Times New Roman" w:eastAsia="Times New Roman" w:hAnsi="Times New Roman" w:cs="Times New Roman"/>
            <w:sz w:val="24"/>
            <w:szCs w:val="24"/>
          </w:rPr>
          <w:delText>), although</w:delText>
        </w:r>
      </w:del>
      <w:ins w:id="127" w:author="Author" w:date="2025-01-23T08:42: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28 countries, representing 151 corpora (84%), belong to the OECD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for Economic Co-operation and Development)</w:t>
      </w:r>
      <w:r>
        <w:rPr>
          <w:rFonts w:ascii="Times New Roman" w:eastAsia="Times New Roman" w:hAnsi="Times New Roman" w:cs="Times New Roman"/>
          <w:sz w:val="24"/>
          <w:szCs w:val="24"/>
        </w:rPr>
        <w:t>. Meanwhile, OECD countries represent only 19.5% of the world’s countries. The country with the most corpora is the United States with 30 different corpora, followed by Spain with 24, followed by the United Kingdom and France with 11.</w:t>
      </w:r>
      <w:ins w:id="128" w:author="Author" w:date="2025-01-23T08:42:00Z">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highlight w:val="white"/>
          </w:rPr>
          <w:drawing>
            <wp:inline distT="114300" distB="114300" distL="114300" distR="114300">
              <wp:extent cx="5943600" cy="27432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943600" cy="2743200"/>
                      </a:xfrm>
                      <a:prstGeom prst="rect">
                        <a:avLst/>
                      </a:prstGeom>
                      <a:ln/>
                    </pic:spPr>
                  </pic:pic>
                </a:graphicData>
              </a:graphic>
            </wp:inline>
          </w:drawing>
        </w:r>
      </w:ins>
    </w:p>
    <w:p w14:paraId="2762F6B3" w14:textId="5E5A02B0" w:rsidR="00634943" w:rsidRDefault="004350FC">
      <w:pPr>
        <w:spacing w:line="480" w:lineRule="auto"/>
        <w:rPr>
          <w:rFonts w:ascii="Times New Roman" w:hAnsi="Times New Roman"/>
          <w:sz w:val="24"/>
          <w:highlight w:val="white"/>
          <w:rPrChange w:id="129" w:author="Author" w:date="2025-01-23T08:42:00Z">
            <w:rPr>
              <w:rFonts w:ascii="Times New Roman" w:hAnsi="Times New Roman"/>
              <w:sz w:val="24"/>
            </w:rPr>
          </w:rPrChange>
        </w:rPr>
      </w:pPr>
      <w:r>
        <w:rPr>
          <w:rFonts w:ascii="Times New Roman" w:eastAsia="Times New Roman" w:hAnsi="Times New Roman" w:cs="Times New Roman"/>
          <w:b/>
          <w:sz w:val="24"/>
          <w:szCs w:val="24"/>
          <w:highlight w:val="white"/>
        </w:rPr>
        <w:t xml:space="preserve">Figure 1. </w:t>
      </w:r>
      <w:r>
        <w:rPr>
          <w:rFonts w:ascii="Times New Roman" w:eastAsia="Times New Roman" w:hAnsi="Times New Roman" w:cs="Times New Roman"/>
          <w:i/>
          <w:sz w:val="24"/>
          <w:szCs w:val="24"/>
          <w:highlight w:val="white"/>
        </w:rPr>
        <w:t>Geographi</w:t>
      </w:r>
      <w:r>
        <w:rPr>
          <w:rFonts w:ascii="Times New Roman" w:eastAsia="Times New Roman" w:hAnsi="Times New Roman" w:cs="Times New Roman"/>
          <w:i/>
          <w:sz w:val="24"/>
          <w:szCs w:val="24"/>
          <w:highlight w:val="white"/>
        </w:rPr>
        <w:t xml:space="preserve">cal Distribution of the Corpora in CHILDES. </w:t>
      </w:r>
      <w:r>
        <w:rPr>
          <w:rFonts w:ascii="Times New Roman" w:eastAsia="Times New Roman" w:hAnsi="Times New Roman" w:cs="Times New Roman"/>
          <w:sz w:val="24"/>
          <w:szCs w:val="24"/>
          <w:highlight w:val="white"/>
        </w:rPr>
        <w:t>Each circle represents a corpus, and its size is proportional to the number of participants.</w:t>
      </w:r>
      <w:del w:id="130" w:author="Author" w:date="2025-01-23T08:42:00Z">
        <w:r>
          <w:rPr>
            <w:rFonts w:ascii="Times New Roman" w:eastAsia="Times New Roman" w:hAnsi="Times New Roman" w:cs="Times New Roman"/>
            <w:sz w:val="24"/>
            <w:szCs w:val="24"/>
          </w:rPr>
          <w:br/>
        </w:r>
      </w:del>
    </w:p>
    <w:p w14:paraId="1A9EED7F" w14:textId="3E25F01B" w:rsidR="00634943" w:rsidRDefault="004350FC">
      <w:pPr>
        <w:spacing w:line="479" w:lineRule="auto"/>
        <w:rPr>
          <w:ins w:id="131" w:author="Author" w:date="2025-01-23T08:42:00Z"/>
          <w:rFonts w:ascii="Times New Roman" w:eastAsia="Times New Roman" w:hAnsi="Times New Roman" w:cs="Times New Roman"/>
          <w:sz w:val="24"/>
          <w:szCs w:val="24"/>
        </w:rPr>
      </w:pPr>
      <w:del w:id="132" w:author="Author" w:date="2025-01-23T08:42:00Z">
        <w:r>
          <w:rPr>
            <w:rFonts w:ascii="Times New Roman" w:eastAsia="Times New Roman" w:hAnsi="Times New Roman" w:cs="Times New Roman"/>
            <w:sz w:val="24"/>
            <w:szCs w:val="24"/>
            <w:highlight w:val="white"/>
          </w:rPr>
          <w:delText>We checked for representativeness given</w:delText>
        </w:r>
      </w:del>
    </w:p>
    <w:p w14:paraId="5E09EB04" w14:textId="52C81C8D" w:rsidR="00634943" w:rsidRDefault="004350FC">
      <w:pPr>
        <w:spacing w:line="479" w:lineRule="auto"/>
        <w:rPr>
          <w:ins w:id="133" w:author="Author" w:date="2025-01-23T08:42:00Z"/>
          <w:rFonts w:ascii="Times New Roman" w:eastAsia="Times New Roman" w:hAnsi="Times New Roman" w:cs="Times New Roman"/>
          <w:sz w:val="24"/>
          <w:szCs w:val="24"/>
        </w:rPr>
      </w:pPr>
      <w:ins w:id="134" w:author="Author" w:date="2025-01-23T08:42:00Z">
        <w:r>
          <w:rPr>
            <w:rFonts w:ascii="Times New Roman" w:eastAsia="Times New Roman" w:hAnsi="Times New Roman" w:cs="Times New Roman"/>
            <w:sz w:val="24"/>
            <w:szCs w:val="24"/>
          </w:rPr>
          <w:t>Analysis of</w:t>
        </w:r>
      </w:ins>
      <w:r>
        <w:rPr>
          <w:rFonts w:ascii="Times New Roman" w:hAnsi="Times New Roman"/>
          <w:sz w:val="24"/>
          <w:rPrChange w:id="135" w:author="Author" w:date="2025-01-23T08:42:00Z">
            <w:rPr>
              <w:rFonts w:ascii="Times New Roman" w:hAnsi="Times New Roman"/>
              <w:sz w:val="24"/>
              <w:highlight w:val="white"/>
            </w:rPr>
          </w:rPrChange>
        </w:rPr>
        <w:t xml:space="preserve"> the </w:t>
      </w:r>
      <w:del w:id="136" w:author="Author" w:date="2025-01-23T08:42:00Z">
        <w:r>
          <w:rPr>
            <w:rFonts w:ascii="Times New Roman" w:eastAsia="Times New Roman" w:hAnsi="Times New Roman" w:cs="Times New Roman"/>
            <w:sz w:val="24"/>
            <w:szCs w:val="24"/>
            <w:highlight w:val="white"/>
          </w:rPr>
          <w:delText xml:space="preserve">four key dimensions described in </w:delText>
        </w:r>
      </w:del>
      <w:ins w:id="137" w:author="Author" w:date="2025-01-23T08:42:00Z">
        <w:r>
          <w:rPr>
            <w:rFonts w:ascii="Times New Roman" w:eastAsia="Times New Roman" w:hAnsi="Times New Roman" w:cs="Times New Roman"/>
            <w:sz w:val="24"/>
            <w:szCs w:val="24"/>
          </w:rPr>
          <w:t xml:space="preserve">number of utterances per country presents a different picture, with </w:t>
        </w:r>
      </w:ins>
      <w:r>
        <w:rPr>
          <w:rFonts w:ascii="Times New Roman" w:hAnsi="Times New Roman"/>
          <w:sz w:val="24"/>
          <w:rPrChange w:id="138" w:author="Author" w:date="2025-01-23T08:42:00Z">
            <w:rPr>
              <w:rFonts w:ascii="Times New Roman" w:hAnsi="Times New Roman"/>
              <w:sz w:val="24"/>
              <w:highlight w:val="white"/>
            </w:rPr>
          </w:rPrChange>
        </w:rPr>
        <w:t xml:space="preserve">the </w:t>
      </w:r>
      <w:del w:id="139" w:author="Author" w:date="2025-01-23T08:42:00Z">
        <w:r>
          <w:rPr>
            <w:rFonts w:ascii="Times New Roman" w:eastAsia="Times New Roman" w:hAnsi="Times New Roman" w:cs="Times New Roman"/>
            <w:sz w:val="24"/>
            <w:szCs w:val="24"/>
            <w:highlight w:val="white"/>
          </w:rPr>
          <w:delText>Introduction</w:delText>
        </w:r>
      </w:del>
      <w:ins w:id="140" w:author="Author" w:date="2025-01-23T08:42:00Z">
        <w:r>
          <w:rPr>
            <w:rFonts w:ascii="Times New Roman" w:eastAsia="Times New Roman" w:hAnsi="Times New Roman" w:cs="Times New Roman"/>
            <w:sz w:val="24"/>
            <w:szCs w:val="24"/>
          </w:rPr>
          <w:t>United Kingdom having the larg</w:t>
        </w:r>
        <w:r>
          <w:rPr>
            <w:rFonts w:ascii="Times New Roman" w:eastAsia="Times New Roman" w:hAnsi="Times New Roman" w:cs="Times New Roman"/>
            <w:sz w:val="24"/>
            <w:szCs w:val="24"/>
          </w:rPr>
          <w:t>est number of utterances, followed by the United States, France, China and Spain</w:t>
        </w:r>
      </w:ins>
      <w:r>
        <w:rPr>
          <w:rFonts w:ascii="Times New Roman" w:hAnsi="Times New Roman"/>
          <w:sz w:val="24"/>
          <w:rPrChange w:id="141" w:author="Author" w:date="2025-01-23T08:42:00Z">
            <w:rPr>
              <w:rFonts w:ascii="Times New Roman" w:hAnsi="Times New Roman"/>
              <w:sz w:val="24"/>
              <w:highlight w:val="white"/>
            </w:rPr>
          </w:rPrChange>
        </w:rPr>
        <w:t xml:space="preserve"> (see Figure 2</w:t>
      </w:r>
      <w:del w:id="142" w:author="Author" w:date="2025-01-23T08:42:00Z">
        <w:r>
          <w:rPr>
            <w:rFonts w:ascii="Times New Roman" w:eastAsia="Times New Roman" w:hAnsi="Times New Roman" w:cs="Times New Roman"/>
            <w:sz w:val="24"/>
            <w:szCs w:val="24"/>
            <w:highlight w:val="white"/>
          </w:rPr>
          <w:delText>), by using</w:delText>
        </w:r>
      </w:del>
      <w:ins w:id="143" w:author="Author" w:date="2025-01-23T08:42:00Z">
        <w:r>
          <w:rPr>
            <w:rFonts w:ascii="Times New Roman" w:eastAsia="Times New Roman" w:hAnsi="Times New Roman" w:cs="Times New Roman"/>
            <w:sz w:val="24"/>
            <w:szCs w:val="24"/>
          </w:rPr>
          <w:t>).</w:t>
        </w:r>
      </w:ins>
    </w:p>
    <w:p w14:paraId="3D89D60A" w14:textId="77777777" w:rsidR="00634943" w:rsidRDefault="00634943">
      <w:pPr>
        <w:spacing w:line="480" w:lineRule="auto"/>
        <w:rPr>
          <w:ins w:id="144" w:author="Author" w:date="2025-01-23T08:42:00Z"/>
          <w:rFonts w:ascii="Times New Roman" w:eastAsia="Times New Roman" w:hAnsi="Times New Roman" w:cs="Times New Roman"/>
          <w:sz w:val="24"/>
          <w:szCs w:val="24"/>
        </w:rPr>
      </w:pPr>
    </w:p>
    <w:p w14:paraId="6BE51273" w14:textId="77777777" w:rsidR="00634943" w:rsidRDefault="004350FC">
      <w:pPr>
        <w:spacing w:line="480" w:lineRule="auto"/>
        <w:rPr>
          <w:ins w:id="145" w:author="Author" w:date="2025-01-23T08:42:00Z"/>
          <w:rFonts w:ascii="Times New Roman" w:eastAsia="Times New Roman" w:hAnsi="Times New Roman" w:cs="Times New Roman"/>
          <w:sz w:val="24"/>
          <w:szCs w:val="24"/>
        </w:rPr>
      </w:pPr>
      <w:ins w:id="146" w:author="Author" w:date="2025-01-23T08:42:00Z">
        <w:r>
          <w:rPr>
            <w:rFonts w:ascii="Times New Roman" w:eastAsia="Times New Roman" w:hAnsi="Times New Roman" w:cs="Times New Roman"/>
            <w:noProof/>
            <w:sz w:val="24"/>
            <w:szCs w:val="24"/>
          </w:rPr>
          <w:lastRenderedPageBreak/>
          <w:drawing>
            <wp:inline distT="114300" distB="114300" distL="114300" distR="114300">
              <wp:extent cx="5943600" cy="3403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403600"/>
                      </a:xfrm>
                      <a:prstGeom prst="rect">
                        <a:avLst/>
                      </a:prstGeom>
                      <a:ln/>
                    </pic:spPr>
                  </pic:pic>
                </a:graphicData>
              </a:graphic>
            </wp:inline>
          </w:drawing>
        </w:r>
      </w:ins>
    </w:p>
    <w:p w14:paraId="4E01B74B" w14:textId="77777777" w:rsidR="00634943" w:rsidRDefault="004350FC">
      <w:pPr>
        <w:spacing w:line="480" w:lineRule="auto"/>
        <w:rPr>
          <w:ins w:id="147" w:author="Author" w:date="2025-01-23T08:42:00Z"/>
          <w:rFonts w:ascii="Times New Roman" w:eastAsia="Times New Roman" w:hAnsi="Times New Roman" w:cs="Times New Roman"/>
          <w:sz w:val="24"/>
          <w:szCs w:val="24"/>
          <w:highlight w:val="white"/>
        </w:rPr>
      </w:pPr>
      <w:ins w:id="148" w:author="Author" w:date="2025-01-23T08:42:00Z">
        <w:r>
          <w:rPr>
            <w:rFonts w:ascii="Times New Roman" w:eastAsia="Times New Roman" w:hAnsi="Times New Roman" w:cs="Times New Roman"/>
            <w:b/>
            <w:sz w:val="24"/>
            <w:szCs w:val="24"/>
            <w:highlight w:val="white"/>
          </w:rPr>
          <w:t xml:space="preserve">Figure 2. </w:t>
        </w:r>
        <w:r>
          <w:rPr>
            <w:rFonts w:ascii="Times New Roman" w:eastAsia="Times New Roman" w:hAnsi="Times New Roman" w:cs="Times New Roman"/>
            <w:i/>
            <w:sz w:val="24"/>
            <w:szCs w:val="24"/>
            <w:highlight w:val="white"/>
          </w:rPr>
          <w:t>Number of utterances per country in CHILDES.</w:t>
        </w:r>
        <w:r>
          <w:rPr>
            <w:rFonts w:ascii="Times New Roman" w:eastAsia="Times New Roman" w:hAnsi="Times New Roman" w:cs="Times New Roman"/>
            <w:sz w:val="24"/>
            <w:szCs w:val="24"/>
          </w:rPr>
          <w:br/>
        </w:r>
      </w:ins>
    </w:p>
    <w:p w14:paraId="32E19948" w14:textId="3F03BF1C" w:rsidR="00634943" w:rsidRDefault="004350FC">
      <w:pPr>
        <w:spacing w:line="479" w:lineRule="auto"/>
        <w:rPr>
          <w:ins w:id="149" w:author="Author" w:date="2025-01-23T08:42:00Z"/>
          <w:rFonts w:ascii="Times New Roman" w:eastAsia="Times New Roman" w:hAnsi="Times New Roman" w:cs="Times New Roman"/>
          <w:sz w:val="24"/>
          <w:szCs w:val="24"/>
          <w:highlight w:val="white"/>
        </w:rPr>
      </w:pPr>
      <w:ins w:id="150" w:author="Author" w:date="2025-01-23T08:42:00Z">
        <w:r>
          <w:rPr>
            <w:rFonts w:ascii="Times New Roman" w:eastAsia="Times New Roman" w:hAnsi="Times New Roman" w:cs="Times New Roman"/>
            <w:sz w:val="24"/>
            <w:szCs w:val="24"/>
            <w:highlight w:val="white"/>
          </w:rPr>
          <w:t>We first assessed the representativeness of our CHILDES sample by comparing country-level descriptors across - SES (education and GDP), urbanization, and family structure - against global distributions. We used</w:t>
        </w:r>
      </w:ins>
      <w:r>
        <w:rPr>
          <w:rFonts w:ascii="Times New Roman" w:eastAsia="Times New Roman" w:hAnsi="Times New Roman" w:cs="Times New Roman"/>
          <w:sz w:val="24"/>
          <w:szCs w:val="24"/>
          <w:highlight w:val="white"/>
        </w:rPr>
        <w:t xml:space="preserve"> public </w:t>
      </w:r>
      <w:del w:id="151" w:author="Author" w:date="2025-01-23T08:42:00Z">
        <w:r>
          <w:rPr>
            <w:rFonts w:ascii="Times New Roman" w:eastAsia="Times New Roman" w:hAnsi="Times New Roman" w:cs="Times New Roman"/>
            <w:sz w:val="24"/>
            <w:szCs w:val="24"/>
            <w:highlight w:val="white"/>
          </w:rPr>
          <w:delText>information on the represented countries (</w:delText>
        </w:r>
      </w:del>
      <w:ins w:id="152" w:author="Author" w:date="2025-01-23T08:42:00Z">
        <w:r>
          <w:rPr>
            <w:rFonts w:ascii="Times New Roman" w:eastAsia="Times New Roman" w:hAnsi="Times New Roman" w:cs="Times New Roman"/>
            <w:sz w:val="24"/>
            <w:szCs w:val="24"/>
            <w:highlight w:val="white"/>
          </w:rPr>
          <w:t>datasets from Our World in Data, the W</w:t>
        </w:r>
        <w:r>
          <w:rPr>
            <w:rFonts w:ascii="Times New Roman" w:eastAsia="Times New Roman" w:hAnsi="Times New Roman" w:cs="Times New Roman"/>
            <w:sz w:val="24"/>
            <w:szCs w:val="24"/>
            <w:highlight w:val="white"/>
          </w:rPr>
          <w:t xml:space="preserve">orld Bank (World Development Indicators, WDI, </w:t>
        </w:r>
        <w:proofErr w:type="spellStart"/>
        <w:r>
          <w:rPr>
            <w:rFonts w:ascii="Times New Roman" w:eastAsia="Times New Roman" w:hAnsi="Times New Roman" w:cs="Times New Roman"/>
            <w:sz w:val="24"/>
            <w:szCs w:val="24"/>
            <w:highlight w:val="white"/>
          </w:rPr>
          <w:t>Arel-Bundock</w:t>
        </w:r>
        <w:proofErr w:type="spellEnd"/>
        <w:r>
          <w:rPr>
            <w:rFonts w:ascii="Times New Roman" w:eastAsia="Times New Roman" w:hAnsi="Times New Roman" w:cs="Times New Roman"/>
            <w:sz w:val="24"/>
            <w:szCs w:val="24"/>
            <w:highlight w:val="white"/>
          </w:rPr>
          <w:t xml:space="preserve">, 2021), and the UN Household Size and Composition database (United Nations, 2022, </w:t>
        </w:r>
      </w:ins>
      <w:r>
        <w:rPr>
          <w:rFonts w:ascii="Times New Roman" w:eastAsia="Times New Roman" w:hAnsi="Times New Roman" w:cs="Times New Roman"/>
          <w:sz w:val="24"/>
          <w:szCs w:val="24"/>
          <w:highlight w:val="white"/>
        </w:rPr>
        <w:t xml:space="preserve">see </w:t>
      </w:r>
      <w:del w:id="153" w:author="Author" w:date="2025-01-23T08:42:00Z">
        <w:r>
          <w:rPr>
            <w:rFonts w:ascii="Times New Roman" w:eastAsia="Times New Roman" w:hAnsi="Times New Roman" w:cs="Times New Roman"/>
            <w:sz w:val="24"/>
            <w:szCs w:val="24"/>
            <w:highlight w:val="white"/>
          </w:rPr>
          <w:delText>SM1 for</w:delText>
        </w:r>
      </w:del>
      <w:ins w:id="154" w:author="Author" w:date="2025-01-23T08:42:00Z">
        <w:r>
          <w:rPr>
            <w:rFonts w:ascii="Times New Roman" w:eastAsia="Times New Roman" w:hAnsi="Times New Roman" w:cs="Times New Roman"/>
            <w:sz w:val="24"/>
            <w:szCs w:val="24"/>
            <w:highlight w:val="white"/>
          </w:rPr>
          <w:t>full</w:t>
        </w:r>
      </w:ins>
      <w:r>
        <w:rPr>
          <w:rFonts w:ascii="Times New Roman" w:eastAsia="Times New Roman" w:hAnsi="Times New Roman" w:cs="Times New Roman"/>
          <w:sz w:val="24"/>
          <w:szCs w:val="24"/>
          <w:highlight w:val="white"/>
        </w:rPr>
        <w:t xml:space="preserve"> details</w:t>
      </w:r>
      <w:del w:id="155" w:author="Author" w:date="2025-01-23T08:42:00Z">
        <w:r>
          <w:rPr>
            <w:rFonts w:ascii="Times New Roman" w:eastAsia="Times New Roman" w:hAnsi="Times New Roman" w:cs="Times New Roman"/>
            <w:sz w:val="24"/>
            <w:szCs w:val="24"/>
            <w:highlight w:val="white"/>
          </w:rPr>
          <w:delText>). Countries</w:delText>
        </w:r>
      </w:del>
      <w:ins w:id="156" w:author="Author" w:date="2025-01-23T08:42:00Z">
        <w:r>
          <w:rPr>
            <w:rFonts w:ascii="Times New Roman" w:eastAsia="Times New Roman" w:hAnsi="Times New Roman" w:cs="Times New Roman"/>
            <w:sz w:val="24"/>
            <w:szCs w:val="24"/>
            <w:highlight w:val="white"/>
          </w:rPr>
          <w:t xml:space="preserve"> in SM1) to extract these global descriptors.</w:t>
        </w:r>
      </w:ins>
    </w:p>
    <w:p w14:paraId="189C33A7" w14:textId="0E27B739" w:rsidR="00634943" w:rsidRDefault="004350FC" w:rsidP="00D52E20">
      <w:pPr>
        <w:shd w:val="clear" w:color="auto" w:fill="FFFFFF"/>
        <w:spacing w:line="576" w:lineRule="auto"/>
        <w:ind w:firstLine="720"/>
        <w:rPr>
          <w:rFonts w:ascii="Times New Roman" w:eastAsia="Times New Roman" w:hAnsi="Times New Roman" w:cs="Times New Roman"/>
          <w:sz w:val="24"/>
          <w:szCs w:val="24"/>
          <w:highlight w:val="white"/>
        </w:rPr>
      </w:pPr>
      <w:ins w:id="157" w:author="Author" w:date="2025-01-23T08:42:00Z">
        <w:r>
          <w:rPr>
            <w:rFonts w:ascii="Times New Roman" w:eastAsia="Times New Roman" w:hAnsi="Times New Roman" w:cs="Times New Roman"/>
            <w:sz w:val="24"/>
            <w:szCs w:val="24"/>
            <w:highlight w:val="white"/>
          </w:rPr>
          <w:t>The countries</w:t>
        </w:r>
      </w:ins>
      <w:r>
        <w:rPr>
          <w:rFonts w:ascii="Times New Roman" w:eastAsia="Times New Roman" w:hAnsi="Times New Roman" w:cs="Times New Roman"/>
          <w:sz w:val="24"/>
          <w:szCs w:val="24"/>
          <w:highlight w:val="white"/>
        </w:rPr>
        <w:t xml:space="preserve"> in our sample of CHILDES differed signi</w:t>
      </w:r>
      <w:r>
        <w:rPr>
          <w:rFonts w:ascii="Times New Roman" w:eastAsia="Times New Roman" w:hAnsi="Times New Roman" w:cs="Times New Roman"/>
          <w:sz w:val="24"/>
          <w:szCs w:val="24"/>
          <w:highlight w:val="white"/>
        </w:rPr>
        <w:t xml:space="preserve">ficantly from the distribution of countries in the world </w:t>
      </w:r>
      <w:ins w:id="158" w:author="Author" w:date="2025-01-23T08:42:00Z">
        <w:r>
          <w:rPr>
            <w:rFonts w:ascii="Times New Roman" w:eastAsia="Times New Roman" w:hAnsi="Times New Roman" w:cs="Times New Roman"/>
            <w:sz w:val="24"/>
            <w:szCs w:val="24"/>
            <w:highlight w:val="white"/>
          </w:rPr>
          <w:t xml:space="preserve">on our key descriptors </w:t>
        </w:r>
      </w:ins>
      <w:r>
        <w:rPr>
          <w:rFonts w:ascii="Times New Roman" w:eastAsia="Times New Roman" w:hAnsi="Times New Roman" w:cs="Times New Roman"/>
          <w:sz w:val="24"/>
          <w:szCs w:val="24"/>
          <w:highlight w:val="white"/>
        </w:rPr>
        <w:t xml:space="preserve">according to unpaired tests that did not assume equality of variances (Welch's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 a higher proportion of the population </w:t>
      </w:r>
      <w:ins w:id="159" w:author="Author" w:date="2025-01-23T08:42:00Z">
        <w:r>
          <w:rPr>
            <w:rFonts w:ascii="Times New Roman" w:eastAsia="Times New Roman" w:hAnsi="Times New Roman" w:cs="Times New Roman"/>
            <w:sz w:val="24"/>
            <w:szCs w:val="24"/>
            <w:highlight w:val="white"/>
          </w:rPr>
          <w:t xml:space="preserve">residing in our sample’s countries </w:t>
        </w:r>
      </w:ins>
      <w:r>
        <w:rPr>
          <w:rFonts w:ascii="Times New Roman" w:eastAsia="Times New Roman" w:hAnsi="Times New Roman" w:cs="Times New Roman"/>
          <w:sz w:val="24"/>
          <w:szCs w:val="24"/>
          <w:highlight w:val="white"/>
        </w:rPr>
        <w:t>completed lower seco</w:t>
      </w:r>
      <w:r>
        <w:rPr>
          <w:rFonts w:ascii="Times New Roman" w:eastAsia="Times New Roman" w:hAnsi="Times New Roman" w:cs="Times New Roman"/>
          <w:sz w:val="24"/>
          <w:szCs w:val="24"/>
          <w:highlight w:val="white"/>
        </w:rPr>
        <w:t xml:space="preserve">ndary school than the worldwide sample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w:t>
      </w:r>
      <w:r>
        <w:rPr>
          <w:rFonts w:ascii="Times New Roman" w:eastAsia="Times New Roman" w:hAnsi="Times New Roman" w:cs="Times New Roman"/>
          <w:i/>
          <w:sz w:val="24"/>
          <w:szCs w:val="24"/>
          <w:highlight w:val="white"/>
        </w:rPr>
        <w:lastRenderedPageBreak/>
        <w:t>t</w:t>
      </w:r>
      <w:r>
        <w:rPr>
          <w:rFonts w:ascii="Times New Roman" w:eastAsia="Times New Roman" w:hAnsi="Times New Roman" w:cs="Times New Roman"/>
          <w:sz w:val="24"/>
          <w:szCs w:val="24"/>
          <w:highlight w:val="white"/>
        </w:rPr>
        <w:t xml:space="preserve">(130.41) = -6.19,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the countries were more urban (% urban,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(79.48) = -3.44,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richer (log GDP per capita,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(102.35) = -6.02,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they had smaller households (average</w:t>
      </w:r>
      <w:r>
        <w:rPr>
          <w:rFonts w:ascii="Times New Roman" w:eastAsia="Times New Roman" w:hAnsi="Times New Roman" w:cs="Times New Roman"/>
          <w:sz w:val="24"/>
          <w:szCs w:val="24"/>
          <w:highlight w:val="white"/>
        </w:rPr>
        <w:t xml:space="preserve"> household size,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(118.8) = 7.12,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w:t>
      </w:r>
      <w:ins w:id="160" w:author="Author" w:date="2025-01-23T08:42:00Z">
        <w:r>
          <w:rPr>
            <w:rFonts w:ascii="Times New Roman" w:eastAsia="Times New Roman" w:hAnsi="Times New Roman" w:cs="Times New Roman"/>
            <w:sz w:val="24"/>
            <w:szCs w:val="24"/>
            <w:highlight w:val="white"/>
          </w:rPr>
          <w:t xml:space="preserve">; see Figure </w:t>
        </w:r>
      </w:ins>
      <w:r w:rsidR="00D52E20">
        <w:rPr>
          <w:rFonts w:ascii="Times New Roman" w:eastAsia="Times New Roman" w:hAnsi="Times New Roman" w:cs="Times New Roman"/>
          <w:sz w:val="24"/>
          <w:szCs w:val="24"/>
          <w:highlight w:val="white"/>
        </w:rPr>
        <w:t>3</w:t>
      </w:r>
      <w:r>
        <w:rPr>
          <w:rFonts w:ascii="Times New Roman" w:eastAsia="Times New Roman" w:hAnsi="Times New Roman" w:cs="Times New Roman"/>
          <w:sz w:val="24"/>
          <w:szCs w:val="24"/>
          <w:highlight w:val="white"/>
        </w:rPr>
        <w:t>).</w:t>
      </w:r>
      <w:bookmarkStart w:id="161" w:name="_GoBack"/>
      <w:bookmarkEnd w:id="161"/>
    </w:p>
    <w:p w14:paraId="0DC77C80" w14:textId="77777777" w:rsidR="00F34C43" w:rsidRDefault="004350FC">
      <w:pPr>
        <w:spacing w:line="480" w:lineRule="auto"/>
        <w:rPr>
          <w:del w:id="162" w:author="Author" w:date="2025-01-23T08:42:00Z"/>
          <w:rFonts w:ascii="Times New Roman" w:eastAsia="Times New Roman" w:hAnsi="Times New Roman" w:cs="Times New Roman"/>
          <w:sz w:val="24"/>
          <w:szCs w:val="24"/>
          <w:highlight w:val="white"/>
        </w:rPr>
      </w:pPr>
      <w:del w:id="163" w:author="Author" w:date="2025-01-23T08:42:00Z">
        <w:r>
          <w:rPr>
            <w:rFonts w:ascii="Times New Roman" w:eastAsia="Times New Roman" w:hAnsi="Times New Roman" w:cs="Times New Roman"/>
            <w:noProof/>
            <w:sz w:val="24"/>
            <w:szCs w:val="24"/>
            <w:highlight w:val="white"/>
          </w:rPr>
          <w:drawing>
            <wp:inline distT="114300" distB="114300" distL="114300" distR="114300" wp14:anchorId="3900007C" wp14:editId="501F618C">
              <wp:extent cx="5943600" cy="29464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946400"/>
                      </a:xfrm>
                      <a:prstGeom prst="rect">
                        <a:avLst/>
                      </a:prstGeom>
                      <a:ln/>
                    </pic:spPr>
                  </pic:pic>
                </a:graphicData>
              </a:graphic>
            </wp:inline>
          </w:drawing>
        </w:r>
      </w:del>
    </w:p>
    <w:p w14:paraId="3B76597F" w14:textId="77777777" w:rsidR="00634943" w:rsidRDefault="004350FC">
      <w:pPr>
        <w:spacing w:line="480" w:lineRule="auto"/>
        <w:rPr>
          <w:ins w:id="164" w:author="Author" w:date="2025-01-23T08:42:00Z"/>
          <w:rFonts w:ascii="Times New Roman" w:eastAsia="Times New Roman" w:hAnsi="Times New Roman" w:cs="Times New Roman"/>
          <w:sz w:val="24"/>
          <w:szCs w:val="24"/>
          <w:highlight w:val="white"/>
        </w:rPr>
      </w:pPr>
      <w:ins w:id="165" w:author="Author" w:date="2025-01-23T08:42:00Z">
        <w:r>
          <w:rPr>
            <w:rFonts w:ascii="Times New Roman" w:eastAsia="Times New Roman" w:hAnsi="Times New Roman" w:cs="Times New Roman"/>
            <w:noProof/>
            <w:sz w:val="24"/>
            <w:szCs w:val="24"/>
            <w:highlight w:val="white"/>
          </w:rPr>
          <w:drawing>
            <wp:inline distT="114300" distB="114300" distL="114300" distR="114300">
              <wp:extent cx="5943600" cy="2946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2946400"/>
                      </a:xfrm>
                      <a:prstGeom prst="rect">
                        <a:avLst/>
                      </a:prstGeom>
                      <a:ln/>
                    </pic:spPr>
                  </pic:pic>
                </a:graphicData>
              </a:graphic>
            </wp:inline>
          </w:drawing>
        </w:r>
      </w:ins>
    </w:p>
    <w:p w14:paraId="46543015" w14:textId="3441F0CD" w:rsidR="00634943" w:rsidRDefault="004350FC">
      <w:pPr>
        <w:shd w:val="clear" w:color="auto" w:fill="FFFFFF"/>
        <w:spacing w:line="479" w:lineRule="auto"/>
        <w:rPr>
          <w:ins w:id="166" w:author="Author" w:date="2025-01-23T08:42:00Z"/>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D52E20">
        <w:rPr>
          <w:rFonts w:ascii="Times New Roman" w:eastAsia="Times New Roman" w:hAnsi="Times New Roman" w:cs="Times New Roman"/>
          <w:b/>
          <w:sz w:val="24"/>
          <w:szCs w:val="24"/>
          <w:highlight w:val="white"/>
        </w:rPr>
        <w:t>3</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Comparison of Country-Level Descriptors Between World Countries and Our CHILDES Sample.</w:t>
      </w:r>
      <w:ins w:id="167" w:author="Author" w:date="2025-01-23T08:42:00Z">
        <w:r>
          <w:rPr>
            <w:rFonts w:ascii="Times New Roman" w:eastAsia="Times New Roman" w:hAnsi="Times New Roman" w:cs="Times New Roman"/>
            <w:i/>
            <w:sz w:val="24"/>
            <w:szCs w:val="24"/>
            <w:highlight w:val="white"/>
          </w:rPr>
          <w:t xml:space="preserve"> </w:t>
        </w:r>
      </w:ins>
    </w:p>
    <w:p w14:paraId="26C57264" w14:textId="77777777" w:rsidR="00634943" w:rsidRDefault="00634943">
      <w:pPr>
        <w:shd w:val="clear" w:color="auto" w:fill="FFFFFF"/>
        <w:spacing w:line="479" w:lineRule="auto"/>
        <w:rPr>
          <w:ins w:id="168" w:author="Author" w:date="2025-01-23T08:42:00Z"/>
          <w:rFonts w:ascii="Times New Roman" w:eastAsia="Times New Roman" w:hAnsi="Times New Roman" w:cs="Times New Roman"/>
          <w:sz w:val="24"/>
          <w:szCs w:val="24"/>
          <w:highlight w:val="white"/>
        </w:rPr>
      </w:pPr>
    </w:p>
    <w:p w14:paraId="7FC23B38" w14:textId="70C79390" w:rsidR="00634943" w:rsidRDefault="004350FC">
      <w:pPr>
        <w:shd w:val="clear" w:color="auto" w:fill="FFFFFF"/>
        <w:spacing w:line="479" w:lineRule="auto"/>
        <w:rPr>
          <w:rFonts w:ascii="Times New Roman" w:eastAsia="Times New Roman" w:hAnsi="Times New Roman" w:cs="Times New Roman"/>
          <w:sz w:val="24"/>
          <w:szCs w:val="24"/>
          <w:highlight w:val="white"/>
        </w:rPr>
      </w:pPr>
      <w:ins w:id="169" w:author="Author" w:date="2025-01-23T08:42:00Z">
        <w:r>
          <w:rPr>
            <w:rFonts w:ascii="Times New Roman" w:eastAsia="Times New Roman" w:hAnsi="Times New Roman" w:cs="Times New Roman"/>
            <w:i/>
            <w:sz w:val="24"/>
            <w:szCs w:val="24"/>
            <w:highlight w:val="white"/>
          </w:rPr>
          <w:t>Note.</w:t>
        </w:r>
      </w:ins>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Density plots show the distribution of country-level descriptors for all world countrie</w:t>
      </w:r>
      <w:r>
        <w:rPr>
          <w:rFonts w:ascii="Times New Roman" w:eastAsia="Times New Roman" w:hAnsi="Times New Roman" w:cs="Times New Roman"/>
          <w:sz w:val="24"/>
          <w:szCs w:val="24"/>
          <w:highlight w:val="white"/>
        </w:rPr>
        <w:t xml:space="preserve">s (gray) versus countries represented in our sample of CHILDES (orange). % </w:t>
      </w:r>
      <w:del w:id="170" w:author="Author" w:date="2025-01-23T08:42:00Z">
        <w:r>
          <w:rPr>
            <w:rFonts w:ascii="Times New Roman" w:eastAsia="Times New Roman" w:hAnsi="Times New Roman" w:cs="Times New Roman"/>
            <w:sz w:val="24"/>
            <w:szCs w:val="24"/>
            <w:highlight w:val="white"/>
          </w:rPr>
          <w:delText>complete</w:delText>
        </w:r>
      </w:del>
      <w:proofErr w:type="spellStart"/>
      <w:ins w:id="171" w:author="Author" w:date="2025-01-23T08:42:00Z">
        <w:r>
          <w:rPr>
            <w:rFonts w:ascii="Times New Roman" w:eastAsia="Times New Roman" w:hAnsi="Times New Roman" w:cs="Times New Roman"/>
            <w:sz w:val="24"/>
            <w:szCs w:val="24"/>
            <w:highlight w:val="white"/>
          </w:rPr>
          <w:t>compl</w:t>
        </w:r>
      </w:ins>
      <w:proofErr w:type="spellEnd"/>
      <w:r>
        <w:rPr>
          <w:rFonts w:ascii="Times New Roman" w:eastAsia="Times New Roman" w:hAnsi="Times New Roman" w:cs="Times New Roman"/>
          <w:sz w:val="24"/>
          <w:szCs w:val="24"/>
          <w:highlight w:val="white"/>
        </w:rPr>
        <w:t>. LSS is the percentage of the country's population completing lower secondary school. % urban is the percent of the country's population residing in urban (as opposed to rural</w:t>
      </w:r>
      <w:r>
        <w:rPr>
          <w:rFonts w:ascii="Times New Roman" w:eastAsia="Times New Roman" w:hAnsi="Times New Roman" w:cs="Times New Roman"/>
          <w:sz w:val="24"/>
          <w:szCs w:val="24"/>
          <w:highlight w:val="white"/>
        </w:rPr>
        <w:t xml:space="preserve">) locations. GDP stands for Gross Domestic Product. Avg Household size stands for average household size. </w:t>
      </w:r>
      <w:del w:id="172" w:author="Author" w:date="2025-01-23T08:42:00Z">
        <w:r>
          <w:rPr>
            <w:rFonts w:ascii="Times New Roman" w:eastAsia="Times New Roman" w:hAnsi="Times New Roman" w:cs="Times New Roman"/>
            <w:sz w:val="24"/>
            <w:szCs w:val="24"/>
            <w:highlight w:val="white"/>
          </w:rPr>
          <w:delText>Data from the World Bank, Our World in Data, and the United Nations. See SM1 for additional details</w:delText>
        </w:r>
      </w:del>
      <w:ins w:id="173" w:author="Author" w:date="2025-01-23T08:42:00Z">
        <w:r>
          <w:rPr>
            <w:rFonts w:ascii="Times New Roman" w:eastAsia="Times New Roman" w:hAnsi="Times New Roman" w:cs="Times New Roman"/>
            <w:sz w:val="24"/>
            <w:szCs w:val="24"/>
            <w:highlight w:val="white"/>
          </w:rPr>
          <w:t>To clarify, the calculations are based on unweighted country-level statistics (each country contributes equally to the distribution irrespective of po</w:t>
        </w:r>
        <w:r>
          <w:rPr>
            <w:rFonts w:ascii="Times New Roman" w:eastAsia="Times New Roman" w:hAnsi="Times New Roman" w:cs="Times New Roman"/>
            <w:sz w:val="24"/>
            <w:szCs w:val="24"/>
            <w:highlight w:val="white"/>
          </w:rPr>
          <w:t>pulation size). For example, panel A indicates that, worldwide, only a minority of countries have over 90% completion of lower secondary school, whereas in the CHILDES sample, the density curve shows a higher concentration of countries in this range</w:t>
        </w:r>
      </w:ins>
      <w:r>
        <w:rPr>
          <w:rFonts w:ascii="Times New Roman" w:eastAsia="Times New Roman" w:hAnsi="Times New Roman" w:cs="Times New Roman"/>
          <w:sz w:val="24"/>
          <w:szCs w:val="24"/>
          <w:highlight w:val="white"/>
        </w:rPr>
        <w:t>.</w:t>
      </w:r>
    </w:p>
    <w:p w14:paraId="3374F9F1" w14:textId="77777777" w:rsidR="00F34C43" w:rsidRDefault="00F34C43">
      <w:pPr>
        <w:shd w:val="clear" w:color="auto" w:fill="FFFFFF"/>
        <w:spacing w:line="480" w:lineRule="auto"/>
        <w:rPr>
          <w:del w:id="174" w:author="Author" w:date="2025-01-23T08:42:00Z"/>
          <w:rFonts w:ascii="Times New Roman" w:eastAsia="Times New Roman" w:hAnsi="Times New Roman" w:cs="Times New Roman"/>
          <w:b/>
          <w:sz w:val="24"/>
          <w:szCs w:val="24"/>
          <w:highlight w:val="white"/>
        </w:rPr>
      </w:pPr>
    </w:p>
    <w:p w14:paraId="5966CBD4" w14:textId="77777777" w:rsidR="00634943" w:rsidRDefault="00634943">
      <w:pPr>
        <w:shd w:val="clear" w:color="auto" w:fill="FFFFFF"/>
        <w:spacing w:line="479" w:lineRule="auto"/>
        <w:rPr>
          <w:rFonts w:ascii="Times New Roman" w:eastAsia="Times New Roman" w:hAnsi="Times New Roman" w:cs="Times New Roman"/>
          <w:sz w:val="24"/>
          <w:szCs w:val="24"/>
          <w:highlight w:val="white"/>
        </w:rPr>
        <w:pPrChange w:id="175" w:author="Author" w:date="2025-01-23T08:42:00Z">
          <w:pPr>
            <w:shd w:val="clear" w:color="auto" w:fill="FFFFFF"/>
            <w:spacing w:line="480" w:lineRule="auto"/>
          </w:pPr>
        </w:pPrChange>
      </w:pPr>
    </w:p>
    <w:p w14:paraId="57A660DA" w14:textId="77777777" w:rsidR="00634943" w:rsidRDefault="004350FC">
      <w:pPr>
        <w:pStyle w:val="Heading4"/>
        <w:keepNext w:val="0"/>
        <w:keepLines w:val="0"/>
        <w:shd w:val="clear" w:color="auto" w:fill="FFFFFF"/>
        <w:spacing w:line="523" w:lineRule="auto"/>
      </w:pPr>
      <w:bookmarkStart w:id="176" w:name="_jh78q24a571t" w:colFirst="0" w:colLast="0"/>
      <w:bookmarkEnd w:id="176"/>
      <w:r>
        <w:t xml:space="preserve">How </w:t>
      </w:r>
      <w:r>
        <w:t>Representative and Diverse are Participant Samples?</w:t>
      </w:r>
    </w:p>
    <w:p w14:paraId="24DE670F" w14:textId="510B84B3" w:rsidR="00634943" w:rsidRDefault="004350FC">
      <w:pPr>
        <w:shd w:val="clear" w:color="auto" w:fill="FFFFFF"/>
        <w:spacing w:line="479" w:lineRule="auto"/>
        <w:rPr>
          <w:ins w:id="177"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 next investigated variables</w:t>
      </w:r>
      <w:ins w:id="178" w:author="Author" w:date="2025-01-23T08:42:00Z">
        <w:r>
          <w:rPr>
            <w:rFonts w:ascii="Times New Roman" w:eastAsia="Times New Roman" w:hAnsi="Times New Roman" w:cs="Times New Roman"/>
            <w:sz w:val="24"/>
            <w:szCs w:val="24"/>
            <w:highlight w:val="white"/>
          </w:rPr>
          <w:t xml:space="preserve"> characterizing the specific families</w:t>
        </w:r>
      </w:ins>
      <w:r>
        <w:rPr>
          <w:rFonts w:ascii="Times New Roman" w:eastAsia="Times New Roman" w:hAnsi="Times New Roman" w:cs="Times New Roman"/>
          <w:sz w:val="24"/>
          <w:szCs w:val="24"/>
          <w:highlight w:val="white"/>
        </w:rPr>
        <w:t xml:space="preserve"> within each corpus, as far as possible given substantial missing data (see Table 1 and figures below </w:t>
      </w:r>
      <w:del w:id="179" w:author="Author" w:date="2025-01-23T08:42:00Z">
        <w:r>
          <w:rPr>
            <w:rFonts w:ascii="Times New Roman" w:eastAsia="Times New Roman" w:hAnsi="Times New Roman" w:cs="Times New Roman"/>
            <w:sz w:val="24"/>
            <w:szCs w:val="24"/>
            <w:highlight w:val="white"/>
          </w:rPr>
          <w:delText>regarding</w:delText>
        </w:r>
      </w:del>
      <w:ins w:id="180" w:author="Author" w:date="2025-01-23T08:42:00Z">
        <w:r>
          <w:rPr>
            <w:rFonts w:ascii="Times New Roman" w:eastAsia="Times New Roman" w:hAnsi="Times New Roman" w:cs="Times New Roman"/>
            <w:sz w:val="24"/>
            <w:szCs w:val="24"/>
            <w:highlight w:val="white"/>
          </w:rPr>
          <w:t>for definitions of the variables an</w:t>
        </w:r>
        <w:r>
          <w:rPr>
            <w:rFonts w:ascii="Times New Roman" w:eastAsia="Times New Roman" w:hAnsi="Times New Roman" w:cs="Times New Roman"/>
            <w:sz w:val="24"/>
            <w:szCs w:val="24"/>
            <w:highlight w:val="white"/>
          </w:rPr>
          <w:t>d</w:t>
        </w:r>
      </w:ins>
      <w:r>
        <w:rPr>
          <w:rFonts w:ascii="Times New Roman" w:eastAsia="Times New Roman" w:hAnsi="Times New Roman" w:cs="Times New Roman"/>
          <w:sz w:val="24"/>
          <w:szCs w:val="24"/>
          <w:highlight w:val="white"/>
        </w:rPr>
        <w:t xml:space="preserve"> the number of corpora represented in each analysis</w:t>
      </w:r>
      <w:del w:id="181" w:author="Author" w:date="2025-01-23T08:42:00Z">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b/>
            <w:i/>
            <w:sz w:val="24"/>
            <w:szCs w:val="24"/>
            <w:highlight w:val="white"/>
          </w:rPr>
          <w:delText xml:space="preserve"> </w:delText>
        </w:r>
        <w:r>
          <w:rPr>
            <w:rFonts w:ascii="Times New Roman" w:eastAsia="Times New Roman" w:hAnsi="Times New Roman" w:cs="Times New Roman"/>
            <w:sz w:val="24"/>
            <w:szCs w:val="24"/>
            <w:highlight w:val="white"/>
          </w:rPr>
          <w:delText>The information collected gives us</w:delText>
        </w:r>
      </w:del>
      <w:ins w:id="182" w:author="Author" w:date="2025-01-23T08:42:00Z">
        <w:r>
          <w:rPr>
            <w:rFonts w:ascii="Times New Roman" w:eastAsia="Times New Roman" w:hAnsi="Times New Roman" w:cs="Times New Roman"/>
            <w:sz w:val="24"/>
            <w:szCs w:val="24"/>
            <w:highlight w:val="white"/>
          </w:rPr>
          <w:t>, see SM1 for</w:t>
        </w:r>
      </w:ins>
      <w:r>
        <w:rPr>
          <w:rFonts w:ascii="Times New Roman" w:eastAsia="Times New Roman" w:hAnsi="Times New Roman" w:cs="Times New Roman"/>
          <w:sz w:val="24"/>
          <w:szCs w:val="24"/>
          <w:highlight w:val="white"/>
        </w:rPr>
        <w:t xml:space="preserve"> more </w:t>
      </w:r>
      <w:del w:id="183" w:author="Author" w:date="2025-01-23T08:42:00Z">
        <w:r>
          <w:rPr>
            <w:rFonts w:ascii="Times New Roman" w:eastAsia="Times New Roman" w:hAnsi="Times New Roman" w:cs="Times New Roman"/>
            <w:sz w:val="24"/>
            <w:szCs w:val="24"/>
            <w:highlight w:val="white"/>
          </w:rPr>
          <w:delText>detail about the characteristics of the individual families that compose our sample of CHILDES.</w:delText>
        </w:r>
      </w:del>
      <w:ins w:id="184" w:author="Author" w:date="2025-01-23T08:42:00Z">
        <w:r>
          <w:rPr>
            <w:rFonts w:ascii="Times New Roman" w:eastAsia="Times New Roman" w:hAnsi="Times New Roman" w:cs="Times New Roman"/>
            <w:sz w:val="24"/>
            <w:szCs w:val="24"/>
            <w:highlight w:val="white"/>
          </w:rPr>
          <w:t xml:space="preserve">details on variables). </w:t>
        </w:r>
      </w:ins>
    </w:p>
    <w:p w14:paraId="03247874" w14:textId="77777777" w:rsidR="00634943" w:rsidRDefault="00634943">
      <w:pPr>
        <w:shd w:val="clear" w:color="auto" w:fill="FFFFFF"/>
        <w:spacing w:line="479" w:lineRule="auto"/>
        <w:rPr>
          <w:rFonts w:ascii="Times New Roman" w:eastAsia="Times New Roman" w:hAnsi="Times New Roman" w:cs="Times New Roman"/>
          <w:sz w:val="24"/>
          <w:szCs w:val="24"/>
          <w:highlight w:val="white"/>
        </w:rPr>
      </w:pPr>
    </w:p>
    <w:p w14:paraId="292DB0FD" w14:textId="77777777" w:rsidR="00634943" w:rsidRDefault="004350FC">
      <w:pPr>
        <w:shd w:val="clear" w:color="auto" w:fill="FFFFFF"/>
        <w:spacing w:line="479" w:lineRule="auto"/>
        <w:rPr>
          <w:rFonts w:ascii="Times New Roman" w:eastAsia="Times New Roman" w:hAnsi="Times New Roman" w:cs="Times New Roman"/>
          <w:i/>
          <w:sz w:val="24"/>
          <w:szCs w:val="24"/>
        </w:rPr>
        <w:pPrChange w:id="185" w:author="Author" w:date="2025-01-23T08:42:00Z">
          <w:pPr>
            <w:spacing w:line="479" w:lineRule="auto"/>
          </w:pPr>
        </w:pPrChange>
      </w:pPr>
      <w:r>
        <w:rPr>
          <w:rFonts w:ascii="Times New Roman" w:eastAsia="Times New Roman" w:hAnsi="Times New Roman" w:cs="Times New Roman"/>
          <w:b/>
          <w:i/>
          <w:sz w:val="24"/>
          <w:szCs w:val="24"/>
        </w:rPr>
        <w:t xml:space="preserve">Table 1.   </w:t>
      </w:r>
      <w:r>
        <w:rPr>
          <w:rFonts w:ascii="Times New Roman" w:eastAsia="Times New Roman" w:hAnsi="Times New Roman" w:cs="Times New Roman"/>
          <w:i/>
          <w:sz w:val="24"/>
          <w:szCs w:val="24"/>
        </w:rPr>
        <w:t>Variables of interest.</w:t>
      </w:r>
    </w:p>
    <w:tbl>
      <w:tblPr>
        <w:tblStyle w:val="a"/>
        <w:tblW w:w="9150" w:type="dxa"/>
        <w:tblBorders>
          <w:top w:val="nil"/>
          <w:left w:val="nil"/>
          <w:bottom w:val="nil"/>
          <w:right w:val="nil"/>
          <w:insideH w:val="nil"/>
          <w:insideV w:val="nil"/>
        </w:tblBorders>
        <w:tblLayout w:type="fixed"/>
        <w:tblLook w:val="0600" w:firstRow="0" w:lastRow="0" w:firstColumn="0" w:lastColumn="0" w:noHBand="1" w:noVBand="1"/>
        <w:tblPrChange w:id="186" w:author="Author" w:date="2025-01-23T08:42:00Z">
          <w:tblPr>
            <w:tblW w:w="915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1515"/>
        <w:gridCol w:w="2370"/>
        <w:gridCol w:w="3555"/>
        <w:gridCol w:w="1710"/>
        <w:tblGridChange w:id="187">
          <w:tblGrid>
            <w:gridCol w:w="1515"/>
            <w:gridCol w:w="2370"/>
            <w:gridCol w:w="3555"/>
            <w:gridCol w:w="1710"/>
          </w:tblGrid>
        </w:tblGridChange>
      </w:tblGrid>
      <w:tr w:rsidR="00634943" w14:paraId="5607A964" w14:textId="77777777">
        <w:trPr>
          <w:trHeight w:val="1335"/>
          <w:trPrChange w:id="188" w:author="Author" w:date="2025-01-23T08:42:00Z">
            <w:trPr>
              <w:trHeight w:val="1335"/>
            </w:trPr>
          </w:trPrChange>
        </w:trPr>
        <w:tc>
          <w:tcPr>
            <w:tcW w:w="1515" w:type="dxa"/>
            <w:tcBorders>
              <w:top w:val="single" w:sz="5" w:space="0" w:color="000000"/>
              <w:left w:val="nil"/>
              <w:bottom w:val="single" w:sz="5" w:space="0" w:color="000000"/>
              <w:right w:val="nil"/>
            </w:tcBorders>
            <w:tcMar>
              <w:top w:w="0" w:type="dxa"/>
              <w:left w:w="100" w:type="dxa"/>
              <w:bottom w:w="0" w:type="dxa"/>
              <w:right w:w="100" w:type="dxa"/>
            </w:tcMar>
            <w:tcPrChange w:id="189" w:author="Author" w:date="2025-01-23T08:42:00Z">
              <w:tcPr>
                <w:tcW w:w="1515" w:type="dxa"/>
                <w:tcBorders>
                  <w:top w:val="single" w:sz="5" w:space="0" w:color="000000"/>
                  <w:left w:val="nil"/>
                  <w:bottom w:val="single" w:sz="5" w:space="0" w:color="000000"/>
                  <w:right w:val="nil"/>
                </w:tcBorders>
                <w:tcMar>
                  <w:top w:w="0" w:type="dxa"/>
                  <w:left w:w="100" w:type="dxa"/>
                  <w:bottom w:w="0" w:type="dxa"/>
                  <w:right w:w="100" w:type="dxa"/>
                </w:tcMar>
              </w:tcPr>
            </w:tcPrChange>
          </w:tcPr>
          <w:p w14:paraId="58EBB240" w14:textId="77777777" w:rsidR="00634943" w:rsidRDefault="004350FC">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Dimension</w:t>
            </w:r>
          </w:p>
        </w:tc>
        <w:tc>
          <w:tcPr>
            <w:tcW w:w="2370" w:type="dxa"/>
            <w:tcBorders>
              <w:top w:val="single" w:sz="5" w:space="0" w:color="000000"/>
              <w:left w:val="nil"/>
              <w:bottom w:val="single" w:sz="5" w:space="0" w:color="000000"/>
              <w:right w:val="nil"/>
            </w:tcBorders>
            <w:tcMar>
              <w:top w:w="0" w:type="dxa"/>
              <w:left w:w="100" w:type="dxa"/>
              <w:bottom w:w="0" w:type="dxa"/>
              <w:right w:w="100" w:type="dxa"/>
            </w:tcMar>
            <w:tcPrChange w:id="190" w:author="Author" w:date="2025-01-23T08:42:00Z">
              <w:tcPr>
                <w:tcW w:w="2370" w:type="dxa"/>
                <w:tcBorders>
                  <w:top w:val="single" w:sz="5" w:space="0" w:color="000000"/>
                  <w:left w:val="nil"/>
                  <w:bottom w:val="single" w:sz="5" w:space="0" w:color="000000"/>
                  <w:right w:val="nil"/>
                </w:tcBorders>
                <w:tcMar>
                  <w:top w:w="0" w:type="dxa"/>
                  <w:left w:w="100" w:type="dxa"/>
                  <w:bottom w:w="0" w:type="dxa"/>
                  <w:right w:w="100" w:type="dxa"/>
                </w:tcMar>
              </w:tcPr>
            </w:tcPrChange>
          </w:tcPr>
          <w:p w14:paraId="65223802" w14:textId="77777777" w:rsidR="00634943" w:rsidRDefault="004350FC">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Corpus level variable</w:t>
            </w:r>
          </w:p>
        </w:tc>
        <w:tc>
          <w:tcPr>
            <w:tcW w:w="3555" w:type="dxa"/>
            <w:tcBorders>
              <w:top w:val="single" w:sz="5" w:space="0" w:color="000000"/>
              <w:left w:val="nil"/>
              <w:bottom w:val="single" w:sz="5" w:space="0" w:color="000000"/>
              <w:right w:val="nil"/>
            </w:tcBorders>
            <w:tcMar>
              <w:top w:w="0" w:type="dxa"/>
              <w:left w:w="100" w:type="dxa"/>
              <w:bottom w:w="0" w:type="dxa"/>
              <w:right w:w="100" w:type="dxa"/>
            </w:tcMar>
            <w:tcPrChange w:id="191" w:author="Author" w:date="2025-01-23T08:42:00Z">
              <w:tcPr>
                <w:tcW w:w="3555" w:type="dxa"/>
                <w:tcBorders>
                  <w:top w:val="single" w:sz="5" w:space="0" w:color="000000"/>
                  <w:left w:val="nil"/>
                  <w:bottom w:val="single" w:sz="5" w:space="0" w:color="000000"/>
                  <w:right w:val="nil"/>
                </w:tcBorders>
                <w:tcMar>
                  <w:top w:w="0" w:type="dxa"/>
                  <w:left w:w="100" w:type="dxa"/>
                  <w:bottom w:w="0" w:type="dxa"/>
                  <w:right w:w="100" w:type="dxa"/>
                </w:tcMar>
              </w:tcPr>
            </w:tcPrChange>
          </w:tcPr>
          <w:p w14:paraId="6CCBA11B" w14:textId="77777777" w:rsidR="00634943" w:rsidRDefault="004350FC">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Definition of levels</w:t>
            </w:r>
          </w:p>
        </w:tc>
        <w:tc>
          <w:tcPr>
            <w:tcW w:w="1710" w:type="dxa"/>
            <w:tcBorders>
              <w:top w:val="single" w:sz="5" w:space="0" w:color="000000"/>
              <w:left w:val="nil"/>
              <w:bottom w:val="single" w:sz="5" w:space="0" w:color="000000"/>
              <w:right w:val="nil"/>
            </w:tcBorders>
            <w:tcMar>
              <w:top w:w="0" w:type="dxa"/>
              <w:left w:w="100" w:type="dxa"/>
              <w:bottom w:w="0" w:type="dxa"/>
              <w:right w:w="100" w:type="dxa"/>
            </w:tcMar>
            <w:tcPrChange w:id="192" w:author="Author" w:date="2025-01-23T08:42:00Z">
              <w:tcPr>
                <w:tcW w:w="1710" w:type="dxa"/>
                <w:tcBorders>
                  <w:top w:val="single" w:sz="5" w:space="0" w:color="000000"/>
                  <w:left w:val="nil"/>
                  <w:bottom w:val="single" w:sz="5" w:space="0" w:color="000000"/>
                  <w:right w:val="nil"/>
                </w:tcBorders>
                <w:tcMar>
                  <w:top w:w="0" w:type="dxa"/>
                  <w:left w:w="100" w:type="dxa"/>
                  <w:bottom w:w="0" w:type="dxa"/>
                  <w:right w:w="100" w:type="dxa"/>
                </w:tcMar>
              </w:tcPr>
            </w:tcPrChange>
          </w:tcPr>
          <w:p w14:paraId="5AF076BA" w14:textId="77777777" w:rsidR="00634943" w:rsidRDefault="004350FC">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 corpus (% of corpora)</w:t>
            </w:r>
          </w:p>
        </w:tc>
      </w:tr>
      <w:tr w:rsidR="00634943" w14:paraId="761760A5" w14:textId="77777777">
        <w:trPr>
          <w:trHeight w:val="1320"/>
          <w:trPrChange w:id="193" w:author="Author" w:date="2025-01-23T08:42:00Z">
            <w:trPr>
              <w:trHeight w:val="1320"/>
            </w:trPr>
          </w:trPrChange>
        </w:trPr>
        <w:tc>
          <w:tcPr>
            <w:tcW w:w="1515" w:type="dxa"/>
            <w:tcBorders>
              <w:top w:val="nil"/>
              <w:left w:val="nil"/>
              <w:bottom w:val="nil"/>
              <w:right w:val="nil"/>
            </w:tcBorders>
            <w:tcMar>
              <w:top w:w="0" w:type="dxa"/>
              <w:left w:w="100" w:type="dxa"/>
              <w:bottom w:w="0" w:type="dxa"/>
              <w:right w:w="100" w:type="dxa"/>
            </w:tcMar>
            <w:tcPrChange w:id="194" w:author="Author" w:date="2025-01-23T08:42:00Z">
              <w:tcPr>
                <w:tcW w:w="1515" w:type="dxa"/>
                <w:tcBorders>
                  <w:top w:val="nil"/>
                  <w:left w:val="nil"/>
                  <w:bottom w:val="nil"/>
                  <w:right w:val="nil"/>
                </w:tcBorders>
                <w:tcMar>
                  <w:top w:w="0" w:type="dxa"/>
                  <w:left w:w="100" w:type="dxa"/>
                  <w:bottom w:w="0" w:type="dxa"/>
                  <w:right w:w="100" w:type="dxa"/>
                </w:tcMar>
              </w:tcPr>
            </w:tcPrChange>
          </w:tcPr>
          <w:p w14:paraId="7EFA49C6"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Change w:id="195" w:author="Author" w:date="2025-01-23T08:42:00Z">
              <w:tcPr>
                <w:tcW w:w="2370" w:type="dxa"/>
                <w:tcBorders>
                  <w:top w:val="nil"/>
                  <w:left w:val="nil"/>
                  <w:bottom w:val="nil"/>
                  <w:right w:val="nil"/>
                </w:tcBorders>
                <w:tcMar>
                  <w:top w:w="0" w:type="dxa"/>
                  <w:left w:w="100" w:type="dxa"/>
                  <w:bottom w:w="0" w:type="dxa"/>
                  <w:right w:w="100" w:type="dxa"/>
                </w:tcMar>
              </w:tcPr>
            </w:tcPrChange>
          </w:tcPr>
          <w:p w14:paraId="62ED3913"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socio-economic status</w:t>
            </w:r>
          </w:p>
        </w:tc>
        <w:tc>
          <w:tcPr>
            <w:tcW w:w="3555" w:type="dxa"/>
            <w:tcBorders>
              <w:top w:val="nil"/>
              <w:left w:val="nil"/>
              <w:bottom w:val="nil"/>
              <w:right w:val="nil"/>
            </w:tcBorders>
            <w:tcMar>
              <w:top w:w="0" w:type="dxa"/>
              <w:left w:w="100" w:type="dxa"/>
              <w:bottom w:w="0" w:type="dxa"/>
              <w:right w:w="100" w:type="dxa"/>
            </w:tcMar>
            <w:tcPrChange w:id="196" w:author="Author" w:date="2025-01-23T08:42:00Z">
              <w:tcPr>
                <w:tcW w:w="3555" w:type="dxa"/>
                <w:tcBorders>
                  <w:top w:val="nil"/>
                  <w:left w:val="nil"/>
                  <w:bottom w:val="nil"/>
                  <w:right w:val="nil"/>
                </w:tcBorders>
                <w:tcMar>
                  <w:top w:w="0" w:type="dxa"/>
                  <w:left w:w="100" w:type="dxa"/>
                  <w:bottom w:w="0" w:type="dxa"/>
                  <w:right w:w="100" w:type="dxa"/>
                </w:tcMar>
              </w:tcPr>
            </w:tcPrChange>
          </w:tcPr>
          <w:p w14:paraId="41B36964"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Low, mid, and/or high</w:t>
            </w:r>
          </w:p>
        </w:tc>
        <w:tc>
          <w:tcPr>
            <w:tcW w:w="1710" w:type="dxa"/>
            <w:tcBorders>
              <w:top w:val="nil"/>
              <w:left w:val="nil"/>
              <w:bottom w:val="nil"/>
              <w:right w:val="nil"/>
            </w:tcBorders>
            <w:tcMar>
              <w:top w:w="0" w:type="dxa"/>
              <w:left w:w="100" w:type="dxa"/>
              <w:bottom w:w="0" w:type="dxa"/>
              <w:right w:w="100" w:type="dxa"/>
            </w:tcMar>
            <w:tcPrChange w:id="197" w:author="Author" w:date="2025-01-23T08:42:00Z">
              <w:tcPr>
                <w:tcW w:w="1710" w:type="dxa"/>
                <w:tcBorders>
                  <w:top w:val="nil"/>
                  <w:left w:val="nil"/>
                  <w:bottom w:val="nil"/>
                  <w:right w:val="nil"/>
                </w:tcBorders>
                <w:tcMar>
                  <w:top w:w="0" w:type="dxa"/>
                  <w:left w:w="100" w:type="dxa"/>
                  <w:bottom w:w="0" w:type="dxa"/>
                  <w:right w:w="100" w:type="dxa"/>
                </w:tcMar>
              </w:tcPr>
            </w:tcPrChange>
          </w:tcPr>
          <w:p w14:paraId="1ADEF2DA"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102 (57%)</w:t>
            </w:r>
          </w:p>
        </w:tc>
      </w:tr>
      <w:tr w:rsidR="00634943" w14:paraId="4FE33898" w14:textId="77777777">
        <w:trPr>
          <w:trHeight w:val="1800"/>
          <w:trPrChange w:id="198" w:author="Author" w:date="2025-01-23T08:42:00Z">
            <w:trPr>
              <w:trHeight w:val="1800"/>
            </w:trPr>
          </w:trPrChange>
        </w:trPr>
        <w:tc>
          <w:tcPr>
            <w:tcW w:w="1515" w:type="dxa"/>
            <w:tcBorders>
              <w:top w:val="nil"/>
              <w:left w:val="nil"/>
              <w:bottom w:val="nil"/>
              <w:right w:val="nil"/>
            </w:tcBorders>
            <w:tcMar>
              <w:top w:w="0" w:type="dxa"/>
              <w:left w:w="100" w:type="dxa"/>
              <w:bottom w:w="0" w:type="dxa"/>
              <w:right w:w="100" w:type="dxa"/>
            </w:tcMar>
            <w:tcPrChange w:id="199" w:author="Author" w:date="2025-01-23T08:42:00Z">
              <w:tcPr>
                <w:tcW w:w="1515" w:type="dxa"/>
                <w:tcBorders>
                  <w:top w:val="nil"/>
                  <w:left w:val="nil"/>
                  <w:bottom w:val="nil"/>
                  <w:right w:val="nil"/>
                </w:tcBorders>
                <w:tcMar>
                  <w:top w:w="0" w:type="dxa"/>
                  <w:left w:w="100" w:type="dxa"/>
                  <w:bottom w:w="0" w:type="dxa"/>
                  <w:right w:w="100" w:type="dxa"/>
                </w:tcMar>
              </w:tcPr>
            </w:tcPrChange>
          </w:tcPr>
          <w:p w14:paraId="79E396C5"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Change w:id="200" w:author="Author" w:date="2025-01-23T08:42:00Z">
              <w:tcPr>
                <w:tcW w:w="2370" w:type="dxa"/>
                <w:tcBorders>
                  <w:top w:val="nil"/>
                  <w:left w:val="nil"/>
                  <w:bottom w:val="nil"/>
                  <w:right w:val="nil"/>
                </w:tcBorders>
                <w:tcMar>
                  <w:top w:w="0" w:type="dxa"/>
                  <w:left w:w="100" w:type="dxa"/>
                  <w:bottom w:w="0" w:type="dxa"/>
                  <w:right w:w="100" w:type="dxa"/>
                </w:tcMar>
              </w:tcPr>
            </w:tcPrChange>
          </w:tcPr>
          <w:p w14:paraId="2B1BF516"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education level</w:t>
            </w:r>
          </w:p>
        </w:tc>
        <w:tc>
          <w:tcPr>
            <w:tcW w:w="3555" w:type="dxa"/>
            <w:tcBorders>
              <w:top w:val="nil"/>
              <w:left w:val="nil"/>
              <w:bottom w:val="nil"/>
              <w:right w:val="nil"/>
            </w:tcBorders>
            <w:tcMar>
              <w:top w:w="0" w:type="dxa"/>
              <w:left w:w="100" w:type="dxa"/>
              <w:bottom w:w="0" w:type="dxa"/>
              <w:right w:w="100" w:type="dxa"/>
            </w:tcMar>
            <w:tcPrChange w:id="201" w:author="Author" w:date="2025-01-23T08:42:00Z">
              <w:tcPr>
                <w:tcW w:w="3555" w:type="dxa"/>
                <w:tcBorders>
                  <w:top w:val="nil"/>
                  <w:left w:val="nil"/>
                  <w:bottom w:val="nil"/>
                  <w:right w:val="nil"/>
                </w:tcBorders>
                <w:tcMar>
                  <w:top w:w="0" w:type="dxa"/>
                  <w:left w:w="100" w:type="dxa"/>
                  <w:bottom w:w="0" w:type="dxa"/>
                  <w:right w:w="100" w:type="dxa"/>
                </w:tcMar>
              </w:tcPr>
            </w:tcPrChange>
          </w:tcPr>
          <w:p w14:paraId="6A9607A9"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Highest level of education completed: Primary, High school, Undergraduate, Masters, PhD</w:t>
            </w:r>
          </w:p>
        </w:tc>
        <w:tc>
          <w:tcPr>
            <w:tcW w:w="1710" w:type="dxa"/>
            <w:tcBorders>
              <w:top w:val="nil"/>
              <w:left w:val="nil"/>
              <w:bottom w:val="nil"/>
              <w:right w:val="nil"/>
            </w:tcBorders>
            <w:tcMar>
              <w:top w:w="0" w:type="dxa"/>
              <w:left w:w="100" w:type="dxa"/>
              <w:bottom w:w="0" w:type="dxa"/>
              <w:right w:w="100" w:type="dxa"/>
            </w:tcMar>
            <w:tcPrChange w:id="202" w:author="Author" w:date="2025-01-23T08:42:00Z">
              <w:tcPr>
                <w:tcW w:w="1710" w:type="dxa"/>
                <w:tcBorders>
                  <w:top w:val="nil"/>
                  <w:left w:val="nil"/>
                  <w:bottom w:val="nil"/>
                  <w:right w:val="nil"/>
                </w:tcBorders>
                <w:tcMar>
                  <w:top w:w="0" w:type="dxa"/>
                  <w:left w:w="100" w:type="dxa"/>
                  <w:bottom w:w="0" w:type="dxa"/>
                  <w:right w:w="100" w:type="dxa"/>
                </w:tcMar>
              </w:tcPr>
            </w:tcPrChange>
          </w:tcPr>
          <w:p w14:paraId="18B0C0DA"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80 (44%)</w:t>
            </w:r>
          </w:p>
        </w:tc>
      </w:tr>
      <w:tr w:rsidR="00634943" w14:paraId="7C4417DD" w14:textId="77777777">
        <w:trPr>
          <w:trHeight w:val="840"/>
          <w:trPrChange w:id="203" w:author="Author" w:date="2025-01-23T08:42:00Z">
            <w:trPr>
              <w:trHeight w:val="840"/>
            </w:trPr>
          </w:trPrChange>
        </w:trPr>
        <w:tc>
          <w:tcPr>
            <w:tcW w:w="1515" w:type="dxa"/>
            <w:tcBorders>
              <w:top w:val="nil"/>
              <w:left w:val="nil"/>
              <w:bottom w:val="nil"/>
              <w:right w:val="nil"/>
            </w:tcBorders>
            <w:tcMar>
              <w:top w:w="0" w:type="dxa"/>
              <w:left w:w="100" w:type="dxa"/>
              <w:bottom w:w="0" w:type="dxa"/>
              <w:right w:w="100" w:type="dxa"/>
            </w:tcMar>
            <w:tcPrChange w:id="204" w:author="Author" w:date="2025-01-23T08:42:00Z">
              <w:tcPr>
                <w:tcW w:w="1515" w:type="dxa"/>
                <w:tcBorders>
                  <w:top w:val="nil"/>
                  <w:left w:val="nil"/>
                  <w:bottom w:val="nil"/>
                  <w:right w:val="nil"/>
                </w:tcBorders>
                <w:tcMar>
                  <w:top w:w="0" w:type="dxa"/>
                  <w:left w:w="100" w:type="dxa"/>
                  <w:bottom w:w="0" w:type="dxa"/>
                  <w:right w:w="100" w:type="dxa"/>
                </w:tcMar>
              </w:tcPr>
            </w:tcPrChange>
          </w:tcPr>
          <w:p w14:paraId="5AFF1168"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Change w:id="205" w:author="Author" w:date="2025-01-23T08:42:00Z">
              <w:tcPr>
                <w:tcW w:w="2370" w:type="dxa"/>
                <w:tcBorders>
                  <w:top w:val="nil"/>
                  <w:left w:val="nil"/>
                  <w:bottom w:val="nil"/>
                  <w:right w:val="nil"/>
                </w:tcBorders>
                <w:tcMar>
                  <w:top w:w="0" w:type="dxa"/>
                  <w:left w:w="100" w:type="dxa"/>
                  <w:bottom w:w="0" w:type="dxa"/>
                  <w:right w:w="100" w:type="dxa"/>
                </w:tcMar>
              </w:tcPr>
            </w:tcPrChange>
          </w:tcPr>
          <w:p w14:paraId="064BBC18"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occupation</w:t>
            </w:r>
          </w:p>
        </w:tc>
        <w:tc>
          <w:tcPr>
            <w:tcW w:w="3555" w:type="dxa"/>
            <w:tcBorders>
              <w:top w:val="nil"/>
              <w:left w:val="nil"/>
              <w:bottom w:val="nil"/>
              <w:right w:val="nil"/>
            </w:tcBorders>
            <w:tcMar>
              <w:top w:w="0" w:type="dxa"/>
              <w:left w:w="100" w:type="dxa"/>
              <w:bottom w:w="0" w:type="dxa"/>
              <w:right w:w="100" w:type="dxa"/>
            </w:tcMar>
            <w:tcPrChange w:id="206" w:author="Author" w:date="2025-01-23T08:42:00Z">
              <w:tcPr>
                <w:tcW w:w="3555" w:type="dxa"/>
                <w:tcBorders>
                  <w:top w:val="nil"/>
                  <w:left w:val="nil"/>
                  <w:bottom w:val="nil"/>
                  <w:right w:val="nil"/>
                </w:tcBorders>
                <w:tcMar>
                  <w:top w:w="0" w:type="dxa"/>
                  <w:left w:w="100" w:type="dxa"/>
                  <w:bottom w:w="0" w:type="dxa"/>
                  <w:right w:w="100" w:type="dxa"/>
                </w:tcMar>
              </w:tcPr>
            </w:tcPrChange>
          </w:tcPr>
          <w:p w14:paraId="227B9B1E"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activity or profession</w:t>
            </w:r>
          </w:p>
        </w:tc>
        <w:tc>
          <w:tcPr>
            <w:tcW w:w="1710" w:type="dxa"/>
            <w:tcBorders>
              <w:top w:val="nil"/>
              <w:left w:val="nil"/>
              <w:bottom w:val="nil"/>
              <w:right w:val="nil"/>
            </w:tcBorders>
            <w:tcMar>
              <w:top w:w="0" w:type="dxa"/>
              <w:left w:w="100" w:type="dxa"/>
              <w:bottom w:w="0" w:type="dxa"/>
              <w:right w:w="100" w:type="dxa"/>
            </w:tcMar>
            <w:tcPrChange w:id="207" w:author="Author" w:date="2025-01-23T08:42:00Z">
              <w:tcPr>
                <w:tcW w:w="1710" w:type="dxa"/>
                <w:tcBorders>
                  <w:top w:val="nil"/>
                  <w:left w:val="nil"/>
                  <w:bottom w:val="nil"/>
                  <w:right w:val="nil"/>
                </w:tcBorders>
                <w:tcMar>
                  <w:top w:w="0" w:type="dxa"/>
                  <w:left w:w="100" w:type="dxa"/>
                  <w:bottom w:w="0" w:type="dxa"/>
                  <w:right w:w="100" w:type="dxa"/>
                </w:tcMar>
              </w:tcPr>
            </w:tcPrChange>
          </w:tcPr>
          <w:p w14:paraId="7AFAA2CA"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84 (47%)</w:t>
            </w:r>
          </w:p>
        </w:tc>
      </w:tr>
      <w:tr w:rsidR="00634943" w14:paraId="5FBABFB6" w14:textId="77777777">
        <w:trPr>
          <w:trHeight w:val="840"/>
          <w:trPrChange w:id="208" w:author="Author" w:date="2025-01-23T08:42:00Z">
            <w:trPr>
              <w:trHeight w:val="840"/>
            </w:trPr>
          </w:trPrChange>
        </w:trPr>
        <w:tc>
          <w:tcPr>
            <w:tcW w:w="1515" w:type="dxa"/>
            <w:tcBorders>
              <w:top w:val="nil"/>
              <w:left w:val="nil"/>
              <w:bottom w:val="nil"/>
              <w:right w:val="nil"/>
            </w:tcBorders>
            <w:tcMar>
              <w:top w:w="0" w:type="dxa"/>
              <w:left w:w="100" w:type="dxa"/>
              <w:bottom w:w="0" w:type="dxa"/>
              <w:right w:w="100" w:type="dxa"/>
            </w:tcMar>
            <w:tcPrChange w:id="209" w:author="Author" w:date="2025-01-23T08:42:00Z">
              <w:tcPr>
                <w:tcW w:w="1515" w:type="dxa"/>
                <w:tcBorders>
                  <w:top w:val="nil"/>
                  <w:left w:val="nil"/>
                  <w:bottom w:val="nil"/>
                  <w:right w:val="nil"/>
                </w:tcBorders>
                <w:tcMar>
                  <w:top w:w="0" w:type="dxa"/>
                  <w:left w:w="100" w:type="dxa"/>
                  <w:bottom w:w="0" w:type="dxa"/>
                  <w:right w:w="100" w:type="dxa"/>
                </w:tcMar>
              </w:tcPr>
            </w:tcPrChange>
          </w:tcPr>
          <w:p w14:paraId="5B547C7C"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Urbanization</w:t>
            </w:r>
          </w:p>
        </w:tc>
        <w:tc>
          <w:tcPr>
            <w:tcW w:w="2370" w:type="dxa"/>
            <w:tcBorders>
              <w:top w:val="nil"/>
              <w:left w:val="nil"/>
              <w:bottom w:val="nil"/>
              <w:right w:val="nil"/>
            </w:tcBorders>
            <w:tcMar>
              <w:top w:w="0" w:type="dxa"/>
              <w:left w:w="100" w:type="dxa"/>
              <w:bottom w:w="0" w:type="dxa"/>
              <w:right w:w="100" w:type="dxa"/>
            </w:tcMar>
            <w:tcPrChange w:id="210" w:author="Author" w:date="2025-01-23T08:42:00Z">
              <w:tcPr>
                <w:tcW w:w="2370" w:type="dxa"/>
                <w:tcBorders>
                  <w:top w:val="nil"/>
                  <w:left w:val="nil"/>
                  <w:bottom w:val="nil"/>
                  <w:right w:val="nil"/>
                </w:tcBorders>
                <w:tcMar>
                  <w:top w:w="0" w:type="dxa"/>
                  <w:left w:w="100" w:type="dxa"/>
                  <w:bottom w:w="0" w:type="dxa"/>
                  <w:right w:w="100" w:type="dxa"/>
                </w:tcMar>
              </w:tcPr>
            </w:tcPrChange>
          </w:tcPr>
          <w:p w14:paraId="53387CFC"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Type of community</w:t>
            </w:r>
          </w:p>
        </w:tc>
        <w:tc>
          <w:tcPr>
            <w:tcW w:w="3555" w:type="dxa"/>
            <w:tcBorders>
              <w:top w:val="nil"/>
              <w:left w:val="nil"/>
              <w:bottom w:val="nil"/>
              <w:right w:val="nil"/>
            </w:tcBorders>
            <w:tcMar>
              <w:top w:w="0" w:type="dxa"/>
              <w:left w:w="100" w:type="dxa"/>
              <w:bottom w:w="0" w:type="dxa"/>
              <w:right w:w="100" w:type="dxa"/>
            </w:tcMar>
            <w:tcPrChange w:id="211" w:author="Author" w:date="2025-01-23T08:42:00Z">
              <w:tcPr>
                <w:tcW w:w="3555" w:type="dxa"/>
                <w:tcBorders>
                  <w:top w:val="nil"/>
                  <w:left w:val="nil"/>
                  <w:bottom w:val="nil"/>
                  <w:right w:val="nil"/>
                </w:tcBorders>
                <w:tcMar>
                  <w:top w:w="0" w:type="dxa"/>
                  <w:left w:w="100" w:type="dxa"/>
                  <w:bottom w:w="0" w:type="dxa"/>
                  <w:right w:w="100" w:type="dxa"/>
                </w:tcMar>
              </w:tcPr>
            </w:tcPrChange>
          </w:tcPr>
          <w:p w14:paraId="391FA484"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 rural, mixed</w:t>
            </w:r>
          </w:p>
        </w:tc>
        <w:tc>
          <w:tcPr>
            <w:tcW w:w="1710" w:type="dxa"/>
            <w:tcBorders>
              <w:top w:val="nil"/>
              <w:left w:val="nil"/>
              <w:bottom w:val="nil"/>
              <w:right w:val="nil"/>
            </w:tcBorders>
            <w:tcMar>
              <w:top w:w="0" w:type="dxa"/>
              <w:left w:w="100" w:type="dxa"/>
              <w:bottom w:w="0" w:type="dxa"/>
              <w:right w:w="100" w:type="dxa"/>
            </w:tcMar>
            <w:tcPrChange w:id="212" w:author="Author" w:date="2025-01-23T08:42:00Z">
              <w:tcPr>
                <w:tcW w:w="1710" w:type="dxa"/>
                <w:tcBorders>
                  <w:top w:val="nil"/>
                  <w:left w:val="nil"/>
                  <w:bottom w:val="nil"/>
                  <w:right w:val="nil"/>
                </w:tcBorders>
                <w:tcMar>
                  <w:top w:w="0" w:type="dxa"/>
                  <w:left w:w="100" w:type="dxa"/>
                  <w:bottom w:w="0" w:type="dxa"/>
                  <w:right w:w="100" w:type="dxa"/>
                </w:tcMar>
              </w:tcPr>
            </w:tcPrChange>
          </w:tcPr>
          <w:p w14:paraId="0DF7350C"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65 (36%)</w:t>
            </w:r>
          </w:p>
        </w:tc>
      </w:tr>
      <w:tr w:rsidR="00634943" w14:paraId="4C569765" w14:textId="77777777">
        <w:trPr>
          <w:trHeight w:val="3240"/>
          <w:trPrChange w:id="213" w:author="Author" w:date="2025-01-23T08:42:00Z">
            <w:trPr>
              <w:trHeight w:val="3240"/>
            </w:trPr>
          </w:trPrChange>
        </w:trPr>
        <w:tc>
          <w:tcPr>
            <w:tcW w:w="1515" w:type="dxa"/>
            <w:tcBorders>
              <w:top w:val="nil"/>
              <w:left w:val="nil"/>
              <w:bottom w:val="nil"/>
              <w:right w:val="nil"/>
            </w:tcBorders>
            <w:tcMar>
              <w:top w:w="0" w:type="dxa"/>
              <w:left w:w="100" w:type="dxa"/>
              <w:bottom w:w="0" w:type="dxa"/>
              <w:right w:w="100" w:type="dxa"/>
            </w:tcMar>
            <w:tcPrChange w:id="214" w:author="Author" w:date="2025-01-23T08:42:00Z">
              <w:tcPr>
                <w:tcW w:w="1515" w:type="dxa"/>
                <w:tcBorders>
                  <w:top w:val="nil"/>
                  <w:left w:val="nil"/>
                  <w:bottom w:val="nil"/>
                  <w:right w:val="nil"/>
                </w:tcBorders>
                <w:tcMar>
                  <w:top w:w="0" w:type="dxa"/>
                  <w:left w:w="100" w:type="dxa"/>
                  <w:bottom w:w="0" w:type="dxa"/>
                  <w:right w:w="100" w:type="dxa"/>
                </w:tcMar>
              </w:tcPr>
            </w:tcPrChange>
          </w:tcPr>
          <w:p w14:paraId="1A59855B"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Change w:id="215" w:author="Author" w:date="2025-01-23T08:42:00Z">
              <w:tcPr>
                <w:tcW w:w="2370" w:type="dxa"/>
                <w:tcBorders>
                  <w:top w:val="nil"/>
                  <w:left w:val="nil"/>
                  <w:bottom w:val="nil"/>
                  <w:right w:val="nil"/>
                </w:tcBorders>
                <w:tcMar>
                  <w:top w:w="0" w:type="dxa"/>
                  <w:left w:w="100" w:type="dxa"/>
                  <w:bottom w:w="0" w:type="dxa"/>
                  <w:right w:w="100" w:type="dxa"/>
                </w:tcMar>
              </w:tcPr>
            </w:tcPrChange>
          </w:tcPr>
          <w:p w14:paraId="775DBE89"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Household composition</w:t>
            </w:r>
          </w:p>
        </w:tc>
        <w:tc>
          <w:tcPr>
            <w:tcW w:w="3555" w:type="dxa"/>
            <w:tcBorders>
              <w:top w:val="nil"/>
              <w:left w:val="nil"/>
              <w:bottom w:val="nil"/>
              <w:right w:val="nil"/>
            </w:tcBorders>
            <w:tcMar>
              <w:top w:w="0" w:type="dxa"/>
              <w:left w:w="100" w:type="dxa"/>
              <w:bottom w:w="0" w:type="dxa"/>
              <w:right w:w="100" w:type="dxa"/>
            </w:tcMar>
            <w:tcPrChange w:id="216" w:author="Author" w:date="2025-01-23T08:42:00Z">
              <w:tcPr>
                <w:tcW w:w="3555" w:type="dxa"/>
                <w:tcBorders>
                  <w:top w:val="nil"/>
                  <w:left w:val="nil"/>
                  <w:bottom w:val="nil"/>
                  <w:right w:val="nil"/>
                </w:tcBorders>
                <w:tcMar>
                  <w:top w:w="0" w:type="dxa"/>
                  <w:left w:w="100" w:type="dxa"/>
                  <w:bottom w:w="0" w:type="dxa"/>
                  <w:right w:w="100" w:type="dxa"/>
                </w:tcMar>
              </w:tcPr>
            </w:tcPrChange>
          </w:tcPr>
          <w:p w14:paraId="62637CBD"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the family was composed primarily of caregivers and children (nuclear) or also included other family members: grandparents, cousins, uncles, and</w:t>
            </w:r>
            <w:ins w:id="217" w:author="Author" w:date="2025-01-23T08:42:00Z">
              <w:r>
                <w:rPr>
                  <w:rFonts w:ascii="Times New Roman" w:eastAsia="Times New Roman" w:hAnsi="Times New Roman" w:cs="Times New Roman"/>
                  <w:i/>
                  <w:sz w:val="24"/>
                  <w:szCs w:val="24"/>
                </w:rPr>
                <w:t>/or</w:t>
              </w:r>
            </w:ins>
            <w:r>
              <w:rPr>
                <w:rFonts w:ascii="Times New Roman" w:eastAsia="Times New Roman" w:hAnsi="Times New Roman" w:cs="Times New Roman"/>
                <w:i/>
                <w:sz w:val="24"/>
                <w:szCs w:val="24"/>
              </w:rPr>
              <w:t xml:space="preserve"> aunts (extended)</w:t>
            </w:r>
          </w:p>
        </w:tc>
        <w:tc>
          <w:tcPr>
            <w:tcW w:w="1710" w:type="dxa"/>
            <w:tcBorders>
              <w:top w:val="nil"/>
              <w:left w:val="nil"/>
              <w:bottom w:val="nil"/>
              <w:right w:val="nil"/>
            </w:tcBorders>
            <w:tcMar>
              <w:top w:w="0" w:type="dxa"/>
              <w:left w:w="100" w:type="dxa"/>
              <w:bottom w:w="0" w:type="dxa"/>
              <w:right w:w="100" w:type="dxa"/>
            </w:tcMar>
            <w:tcPrChange w:id="218" w:author="Author" w:date="2025-01-23T08:42:00Z">
              <w:tcPr>
                <w:tcW w:w="1710" w:type="dxa"/>
                <w:tcBorders>
                  <w:top w:val="nil"/>
                  <w:left w:val="nil"/>
                  <w:bottom w:val="nil"/>
                  <w:right w:val="nil"/>
                </w:tcBorders>
                <w:tcMar>
                  <w:top w:w="0" w:type="dxa"/>
                  <w:left w:w="100" w:type="dxa"/>
                  <w:bottom w:w="0" w:type="dxa"/>
                  <w:right w:w="100" w:type="dxa"/>
                </w:tcMar>
              </w:tcPr>
            </w:tcPrChange>
          </w:tcPr>
          <w:p w14:paraId="1DB538F3"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69 (38%)</w:t>
            </w:r>
          </w:p>
        </w:tc>
      </w:tr>
      <w:tr w:rsidR="00634943" w14:paraId="0D6A0DAD" w14:textId="77777777">
        <w:trPr>
          <w:trHeight w:val="1800"/>
          <w:trPrChange w:id="219" w:author="Author" w:date="2025-01-23T08:42:00Z">
            <w:trPr>
              <w:trHeight w:val="1800"/>
            </w:trPr>
          </w:trPrChange>
        </w:trPr>
        <w:tc>
          <w:tcPr>
            <w:tcW w:w="1515" w:type="dxa"/>
            <w:tcBorders>
              <w:top w:val="nil"/>
              <w:left w:val="nil"/>
              <w:bottom w:val="nil"/>
              <w:right w:val="nil"/>
            </w:tcBorders>
            <w:tcMar>
              <w:top w:w="0" w:type="dxa"/>
              <w:left w:w="100" w:type="dxa"/>
              <w:bottom w:w="0" w:type="dxa"/>
              <w:right w:w="100" w:type="dxa"/>
            </w:tcMar>
            <w:tcPrChange w:id="220" w:author="Author" w:date="2025-01-23T08:42:00Z">
              <w:tcPr>
                <w:tcW w:w="1515" w:type="dxa"/>
                <w:tcBorders>
                  <w:top w:val="nil"/>
                  <w:left w:val="nil"/>
                  <w:bottom w:val="nil"/>
                  <w:right w:val="nil"/>
                </w:tcBorders>
                <w:tcMar>
                  <w:top w:w="0" w:type="dxa"/>
                  <w:left w:w="100" w:type="dxa"/>
                  <w:bottom w:w="0" w:type="dxa"/>
                  <w:right w:w="100" w:type="dxa"/>
                </w:tcMar>
              </w:tcPr>
            </w:tcPrChange>
          </w:tcPr>
          <w:p w14:paraId="30FAE4B8"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Change w:id="221" w:author="Author" w:date="2025-01-23T08:42:00Z">
              <w:tcPr>
                <w:tcW w:w="2370" w:type="dxa"/>
                <w:tcBorders>
                  <w:top w:val="nil"/>
                  <w:left w:val="nil"/>
                  <w:bottom w:val="nil"/>
                  <w:right w:val="nil"/>
                </w:tcBorders>
                <w:tcMar>
                  <w:top w:w="0" w:type="dxa"/>
                  <w:left w:w="100" w:type="dxa"/>
                  <w:bottom w:w="0" w:type="dxa"/>
                  <w:right w:w="100" w:type="dxa"/>
                </w:tcMar>
              </w:tcPr>
            </w:tcPrChange>
          </w:tcPr>
          <w:p w14:paraId="24253752"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Percent children with sibling(s)</w:t>
            </w:r>
          </w:p>
        </w:tc>
        <w:tc>
          <w:tcPr>
            <w:tcW w:w="3555" w:type="dxa"/>
            <w:tcBorders>
              <w:top w:val="nil"/>
              <w:left w:val="nil"/>
              <w:bottom w:val="nil"/>
              <w:right w:val="nil"/>
            </w:tcBorders>
            <w:tcMar>
              <w:top w:w="0" w:type="dxa"/>
              <w:left w:w="100" w:type="dxa"/>
              <w:bottom w:w="0" w:type="dxa"/>
              <w:right w:w="100" w:type="dxa"/>
            </w:tcMar>
            <w:tcPrChange w:id="222" w:author="Author" w:date="2025-01-23T08:42:00Z">
              <w:tcPr>
                <w:tcW w:w="3555" w:type="dxa"/>
                <w:tcBorders>
                  <w:top w:val="nil"/>
                  <w:left w:val="nil"/>
                  <w:bottom w:val="nil"/>
                  <w:right w:val="nil"/>
                </w:tcBorders>
                <w:tcMar>
                  <w:top w:w="0" w:type="dxa"/>
                  <w:left w:w="100" w:type="dxa"/>
                  <w:bottom w:w="0" w:type="dxa"/>
                  <w:right w:w="100" w:type="dxa"/>
                </w:tcMar>
              </w:tcPr>
            </w:tcPrChange>
          </w:tcPr>
          <w:p w14:paraId="42C7FB69"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percentage of children in the corpus who had at least one sibling</w:t>
            </w:r>
          </w:p>
        </w:tc>
        <w:tc>
          <w:tcPr>
            <w:tcW w:w="1710" w:type="dxa"/>
            <w:tcBorders>
              <w:top w:val="nil"/>
              <w:left w:val="nil"/>
              <w:bottom w:val="nil"/>
              <w:right w:val="nil"/>
            </w:tcBorders>
            <w:tcMar>
              <w:top w:w="0" w:type="dxa"/>
              <w:left w:w="100" w:type="dxa"/>
              <w:bottom w:w="0" w:type="dxa"/>
              <w:right w:w="100" w:type="dxa"/>
            </w:tcMar>
            <w:tcPrChange w:id="223" w:author="Author" w:date="2025-01-23T08:42:00Z">
              <w:tcPr>
                <w:tcW w:w="1710" w:type="dxa"/>
                <w:tcBorders>
                  <w:top w:val="nil"/>
                  <w:left w:val="nil"/>
                  <w:bottom w:val="nil"/>
                  <w:right w:val="nil"/>
                </w:tcBorders>
                <w:tcMar>
                  <w:top w:w="0" w:type="dxa"/>
                  <w:left w:w="100" w:type="dxa"/>
                  <w:bottom w:w="0" w:type="dxa"/>
                  <w:right w:w="100" w:type="dxa"/>
                </w:tcMar>
              </w:tcPr>
            </w:tcPrChange>
          </w:tcPr>
          <w:p w14:paraId="0D04D4F2"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93 (52%)</w:t>
            </w:r>
          </w:p>
        </w:tc>
      </w:tr>
      <w:tr w:rsidR="00634943" w14:paraId="6086E5D4" w14:textId="77777777">
        <w:trPr>
          <w:trHeight w:val="1800"/>
          <w:trPrChange w:id="224" w:author="Author" w:date="2025-01-23T08:42:00Z">
            <w:trPr>
              <w:trHeight w:val="1800"/>
            </w:trPr>
          </w:trPrChange>
        </w:trPr>
        <w:tc>
          <w:tcPr>
            <w:tcW w:w="1515" w:type="dxa"/>
            <w:tcBorders>
              <w:top w:val="nil"/>
              <w:left w:val="nil"/>
              <w:bottom w:val="nil"/>
              <w:right w:val="nil"/>
            </w:tcBorders>
            <w:tcMar>
              <w:top w:w="0" w:type="dxa"/>
              <w:left w:w="100" w:type="dxa"/>
              <w:bottom w:w="0" w:type="dxa"/>
              <w:right w:w="100" w:type="dxa"/>
            </w:tcMar>
            <w:tcPrChange w:id="225" w:author="Author" w:date="2025-01-23T08:42:00Z">
              <w:tcPr>
                <w:tcW w:w="1515" w:type="dxa"/>
                <w:tcBorders>
                  <w:top w:val="nil"/>
                  <w:left w:val="nil"/>
                  <w:bottom w:val="nil"/>
                  <w:right w:val="nil"/>
                </w:tcBorders>
                <w:tcMar>
                  <w:top w:w="0" w:type="dxa"/>
                  <w:left w:w="100" w:type="dxa"/>
                  <w:bottom w:w="0" w:type="dxa"/>
                  <w:right w:w="100" w:type="dxa"/>
                </w:tcMar>
              </w:tcPr>
            </w:tcPrChange>
          </w:tcPr>
          <w:p w14:paraId="389B5D72"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Family structure</w:t>
            </w:r>
          </w:p>
        </w:tc>
        <w:tc>
          <w:tcPr>
            <w:tcW w:w="2370" w:type="dxa"/>
            <w:tcBorders>
              <w:top w:val="nil"/>
              <w:left w:val="nil"/>
              <w:bottom w:val="nil"/>
              <w:right w:val="nil"/>
            </w:tcBorders>
            <w:tcMar>
              <w:top w:w="0" w:type="dxa"/>
              <w:left w:w="100" w:type="dxa"/>
              <w:bottom w:w="0" w:type="dxa"/>
              <w:right w:w="100" w:type="dxa"/>
            </w:tcMar>
            <w:tcPrChange w:id="226" w:author="Author" w:date="2025-01-23T08:42:00Z">
              <w:tcPr>
                <w:tcW w:w="2370" w:type="dxa"/>
                <w:tcBorders>
                  <w:top w:val="nil"/>
                  <w:left w:val="nil"/>
                  <w:bottom w:val="nil"/>
                  <w:right w:val="nil"/>
                </w:tcBorders>
                <w:tcMar>
                  <w:top w:w="0" w:type="dxa"/>
                  <w:left w:w="100" w:type="dxa"/>
                  <w:bottom w:w="0" w:type="dxa"/>
                  <w:right w:w="100" w:type="dxa"/>
                </w:tcMar>
              </w:tcPr>
            </w:tcPrChange>
          </w:tcPr>
          <w:p w14:paraId="3B5CAFB6"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Average number of siblings</w:t>
            </w:r>
          </w:p>
        </w:tc>
        <w:tc>
          <w:tcPr>
            <w:tcW w:w="3555" w:type="dxa"/>
            <w:tcBorders>
              <w:top w:val="nil"/>
              <w:left w:val="nil"/>
              <w:bottom w:val="nil"/>
              <w:right w:val="nil"/>
            </w:tcBorders>
            <w:tcMar>
              <w:top w:w="0" w:type="dxa"/>
              <w:left w:w="100" w:type="dxa"/>
              <w:bottom w:w="0" w:type="dxa"/>
              <w:right w:w="100" w:type="dxa"/>
            </w:tcMar>
            <w:tcPrChange w:id="227" w:author="Author" w:date="2025-01-23T08:42:00Z">
              <w:tcPr>
                <w:tcW w:w="3555" w:type="dxa"/>
                <w:tcBorders>
                  <w:top w:val="nil"/>
                  <w:left w:val="nil"/>
                  <w:bottom w:val="nil"/>
                  <w:right w:val="nil"/>
                </w:tcBorders>
                <w:tcMar>
                  <w:top w:w="0" w:type="dxa"/>
                  <w:left w:w="100" w:type="dxa"/>
                  <w:bottom w:w="0" w:type="dxa"/>
                  <w:right w:w="100" w:type="dxa"/>
                </w:tcMar>
              </w:tcPr>
            </w:tcPrChange>
          </w:tcPr>
          <w:p w14:paraId="6DCDB607"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many siblings’ children had on average (including children with zero siblings)</w:t>
            </w:r>
          </w:p>
        </w:tc>
        <w:tc>
          <w:tcPr>
            <w:tcW w:w="1710" w:type="dxa"/>
            <w:tcBorders>
              <w:top w:val="nil"/>
              <w:left w:val="nil"/>
              <w:bottom w:val="nil"/>
              <w:right w:val="nil"/>
            </w:tcBorders>
            <w:tcMar>
              <w:top w:w="0" w:type="dxa"/>
              <w:left w:w="100" w:type="dxa"/>
              <w:bottom w:w="0" w:type="dxa"/>
              <w:right w:w="100" w:type="dxa"/>
            </w:tcMar>
            <w:tcPrChange w:id="228" w:author="Author" w:date="2025-01-23T08:42:00Z">
              <w:tcPr>
                <w:tcW w:w="1710" w:type="dxa"/>
                <w:tcBorders>
                  <w:top w:val="nil"/>
                  <w:left w:val="nil"/>
                  <w:bottom w:val="nil"/>
                  <w:right w:val="nil"/>
                </w:tcBorders>
                <w:tcMar>
                  <w:top w:w="0" w:type="dxa"/>
                  <w:left w:w="100" w:type="dxa"/>
                  <w:bottom w:w="0" w:type="dxa"/>
                  <w:right w:w="100" w:type="dxa"/>
                </w:tcMar>
              </w:tcPr>
            </w:tcPrChange>
          </w:tcPr>
          <w:p w14:paraId="07CD0D61"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83 (46%)</w:t>
            </w:r>
          </w:p>
        </w:tc>
      </w:tr>
      <w:tr w:rsidR="00634943" w14:paraId="5B726B41" w14:textId="77777777">
        <w:trPr>
          <w:trHeight w:val="1320"/>
          <w:trPrChange w:id="229" w:author="Author" w:date="2025-01-23T08:42:00Z">
            <w:trPr>
              <w:trHeight w:val="1320"/>
            </w:trPr>
          </w:trPrChange>
        </w:trPr>
        <w:tc>
          <w:tcPr>
            <w:tcW w:w="1515" w:type="dxa"/>
            <w:tcBorders>
              <w:top w:val="nil"/>
              <w:left w:val="nil"/>
              <w:bottom w:val="nil"/>
              <w:right w:val="nil"/>
            </w:tcBorders>
            <w:tcMar>
              <w:top w:w="0" w:type="dxa"/>
              <w:left w:w="100" w:type="dxa"/>
              <w:bottom w:w="0" w:type="dxa"/>
              <w:right w:w="100" w:type="dxa"/>
            </w:tcMar>
            <w:tcPrChange w:id="230" w:author="Author" w:date="2025-01-23T08:42:00Z">
              <w:tcPr>
                <w:tcW w:w="1515" w:type="dxa"/>
                <w:tcBorders>
                  <w:top w:val="nil"/>
                  <w:left w:val="nil"/>
                  <w:bottom w:val="nil"/>
                  <w:right w:val="nil"/>
                </w:tcBorders>
                <w:tcMar>
                  <w:top w:w="0" w:type="dxa"/>
                  <w:left w:w="100" w:type="dxa"/>
                  <w:bottom w:w="0" w:type="dxa"/>
                  <w:right w:w="100" w:type="dxa"/>
                </w:tcMar>
              </w:tcPr>
            </w:tcPrChange>
          </w:tcPr>
          <w:p w14:paraId="322BDA92"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nil"/>
              <w:right w:val="nil"/>
            </w:tcBorders>
            <w:tcMar>
              <w:top w:w="0" w:type="dxa"/>
              <w:left w:w="100" w:type="dxa"/>
              <w:bottom w:w="0" w:type="dxa"/>
              <w:right w:w="100" w:type="dxa"/>
            </w:tcMar>
            <w:tcPrChange w:id="231" w:author="Author" w:date="2025-01-23T08:42:00Z">
              <w:tcPr>
                <w:tcW w:w="2370" w:type="dxa"/>
                <w:tcBorders>
                  <w:top w:val="nil"/>
                  <w:left w:val="nil"/>
                  <w:bottom w:val="nil"/>
                  <w:right w:val="nil"/>
                </w:tcBorders>
                <w:tcMar>
                  <w:top w:w="0" w:type="dxa"/>
                  <w:left w:w="100" w:type="dxa"/>
                  <w:bottom w:w="0" w:type="dxa"/>
                  <w:right w:w="100" w:type="dxa"/>
                </w:tcMar>
              </w:tcPr>
            </w:tcPrChange>
          </w:tcPr>
          <w:p w14:paraId="576CE3BC"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Language(s) spoken</w:t>
            </w:r>
          </w:p>
        </w:tc>
        <w:tc>
          <w:tcPr>
            <w:tcW w:w="3555" w:type="dxa"/>
            <w:tcBorders>
              <w:top w:val="nil"/>
              <w:left w:val="nil"/>
              <w:bottom w:val="nil"/>
              <w:right w:val="nil"/>
            </w:tcBorders>
            <w:tcMar>
              <w:top w:w="0" w:type="dxa"/>
              <w:left w:w="100" w:type="dxa"/>
              <w:bottom w:w="0" w:type="dxa"/>
              <w:right w:w="100" w:type="dxa"/>
            </w:tcMar>
            <w:tcPrChange w:id="232" w:author="Author" w:date="2025-01-23T08:42:00Z">
              <w:tcPr>
                <w:tcW w:w="3555" w:type="dxa"/>
                <w:tcBorders>
                  <w:top w:val="nil"/>
                  <w:left w:val="nil"/>
                  <w:bottom w:val="nil"/>
                  <w:right w:val="nil"/>
                </w:tcBorders>
                <w:tcMar>
                  <w:top w:w="0" w:type="dxa"/>
                  <w:left w:w="100" w:type="dxa"/>
                  <w:bottom w:w="0" w:type="dxa"/>
                  <w:right w:w="100" w:type="dxa"/>
                </w:tcMar>
              </w:tcPr>
            </w:tcPrChange>
          </w:tcPr>
          <w:p w14:paraId="07699531"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Which languages were spoken in the transcripts and by the family</w:t>
            </w:r>
          </w:p>
        </w:tc>
        <w:tc>
          <w:tcPr>
            <w:tcW w:w="1710" w:type="dxa"/>
            <w:tcBorders>
              <w:top w:val="nil"/>
              <w:left w:val="nil"/>
              <w:bottom w:val="nil"/>
              <w:right w:val="nil"/>
            </w:tcBorders>
            <w:tcMar>
              <w:top w:w="0" w:type="dxa"/>
              <w:left w:w="100" w:type="dxa"/>
              <w:bottom w:w="0" w:type="dxa"/>
              <w:right w:w="100" w:type="dxa"/>
            </w:tcMar>
            <w:tcPrChange w:id="233" w:author="Author" w:date="2025-01-23T08:42:00Z">
              <w:tcPr>
                <w:tcW w:w="1710" w:type="dxa"/>
                <w:tcBorders>
                  <w:top w:val="nil"/>
                  <w:left w:val="nil"/>
                  <w:bottom w:val="nil"/>
                  <w:right w:val="nil"/>
                </w:tcBorders>
                <w:tcMar>
                  <w:top w:w="0" w:type="dxa"/>
                  <w:left w:w="100" w:type="dxa"/>
                  <w:bottom w:w="0" w:type="dxa"/>
                  <w:right w:w="100" w:type="dxa"/>
                </w:tcMar>
              </w:tcPr>
            </w:tcPrChange>
          </w:tcPr>
          <w:p w14:paraId="788D2FDF"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180 (100%)</w:t>
            </w:r>
          </w:p>
        </w:tc>
      </w:tr>
      <w:tr w:rsidR="00634943" w14:paraId="5BA1A133" w14:textId="77777777">
        <w:trPr>
          <w:trHeight w:val="2760"/>
          <w:trPrChange w:id="234" w:author="Author" w:date="2025-01-23T08:42:00Z">
            <w:trPr>
              <w:trHeight w:val="2760"/>
            </w:trPr>
          </w:trPrChange>
        </w:trPr>
        <w:tc>
          <w:tcPr>
            <w:tcW w:w="1515" w:type="dxa"/>
            <w:tcBorders>
              <w:top w:val="nil"/>
              <w:left w:val="nil"/>
              <w:bottom w:val="single" w:sz="5" w:space="0" w:color="000000"/>
              <w:right w:val="nil"/>
            </w:tcBorders>
            <w:tcMar>
              <w:top w:w="0" w:type="dxa"/>
              <w:left w:w="100" w:type="dxa"/>
              <w:bottom w:w="0" w:type="dxa"/>
              <w:right w:w="100" w:type="dxa"/>
            </w:tcMar>
            <w:tcPrChange w:id="235" w:author="Author" w:date="2025-01-23T08:42:00Z">
              <w:tcPr>
                <w:tcW w:w="1515" w:type="dxa"/>
                <w:tcBorders>
                  <w:top w:val="nil"/>
                  <w:left w:val="nil"/>
                  <w:bottom w:val="single" w:sz="5" w:space="0" w:color="000000"/>
                  <w:right w:val="nil"/>
                </w:tcBorders>
                <w:tcMar>
                  <w:top w:w="0" w:type="dxa"/>
                  <w:left w:w="100" w:type="dxa"/>
                  <w:bottom w:w="0" w:type="dxa"/>
                  <w:right w:w="100" w:type="dxa"/>
                </w:tcMar>
              </w:tcPr>
            </w:tcPrChange>
          </w:tcPr>
          <w:p w14:paraId="4F899685"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single" w:sz="5" w:space="0" w:color="000000"/>
              <w:right w:val="nil"/>
            </w:tcBorders>
            <w:tcMar>
              <w:top w:w="0" w:type="dxa"/>
              <w:left w:w="100" w:type="dxa"/>
              <w:bottom w:w="0" w:type="dxa"/>
              <w:right w:w="100" w:type="dxa"/>
            </w:tcMar>
            <w:tcPrChange w:id="236" w:author="Author" w:date="2025-01-23T08:42:00Z">
              <w:tcPr>
                <w:tcW w:w="2370" w:type="dxa"/>
                <w:tcBorders>
                  <w:top w:val="nil"/>
                  <w:left w:val="nil"/>
                  <w:bottom w:val="single" w:sz="5" w:space="0" w:color="000000"/>
                  <w:right w:val="nil"/>
                </w:tcBorders>
                <w:tcMar>
                  <w:top w:w="0" w:type="dxa"/>
                  <w:left w:w="100" w:type="dxa"/>
                  <w:bottom w:w="0" w:type="dxa"/>
                  <w:right w:w="100" w:type="dxa"/>
                </w:tcMar>
              </w:tcPr>
            </w:tcPrChange>
          </w:tcPr>
          <w:p w14:paraId="6C605A75"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Lingual status</w:t>
            </w:r>
          </w:p>
        </w:tc>
        <w:tc>
          <w:tcPr>
            <w:tcW w:w="3555" w:type="dxa"/>
            <w:tcBorders>
              <w:top w:val="nil"/>
              <w:left w:val="nil"/>
              <w:bottom w:val="single" w:sz="5" w:space="0" w:color="000000"/>
              <w:right w:val="nil"/>
            </w:tcBorders>
            <w:tcMar>
              <w:top w:w="0" w:type="dxa"/>
              <w:left w:w="100" w:type="dxa"/>
              <w:bottom w:w="0" w:type="dxa"/>
              <w:right w:w="100" w:type="dxa"/>
            </w:tcMar>
            <w:tcPrChange w:id="237" w:author="Author" w:date="2025-01-23T08:42:00Z">
              <w:tcPr>
                <w:tcW w:w="3555" w:type="dxa"/>
                <w:tcBorders>
                  <w:top w:val="nil"/>
                  <w:left w:val="nil"/>
                  <w:bottom w:val="single" w:sz="5" w:space="0" w:color="000000"/>
                  <w:right w:val="nil"/>
                </w:tcBorders>
                <w:tcMar>
                  <w:top w:w="0" w:type="dxa"/>
                  <w:left w:w="100" w:type="dxa"/>
                  <w:bottom w:w="0" w:type="dxa"/>
                  <w:right w:w="100" w:type="dxa"/>
                </w:tcMar>
              </w:tcPr>
            </w:tcPrChange>
          </w:tcPr>
          <w:p w14:paraId="477B3B28"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more than one language is spoken in the corpus (regardless of how many languages are spoken in the family or the community at large)</w:t>
            </w:r>
          </w:p>
        </w:tc>
        <w:tc>
          <w:tcPr>
            <w:tcW w:w="1710" w:type="dxa"/>
            <w:tcBorders>
              <w:top w:val="nil"/>
              <w:left w:val="nil"/>
              <w:bottom w:val="single" w:sz="5" w:space="0" w:color="000000"/>
              <w:right w:val="nil"/>
            </w:tcBorders>
            <w:tcMar>
              <w:top w:w="0" w:type="dxa"/>
              <w:left w:w="100" w:type="dxa"/>
              <w:bottom w:w="0" w:type="dxa"/>
              <w:right w:w="100" w:type="dxa"/>
            </w:tcMar>
            <w:tcPrChange w:id="238" w:author="Author" w:date="2025-01-23T08:42:00Z">
              <w:tcPr>
                <w:tcW w:w="1710" w:type="dxa"/>
                <w:tcBorders>
                  <w:top w:val="nil"/>
                  <w:left w:val="nil"/>
                  <w:bottom w:val="single" w:sz="5" w:space="0" w:color="000000"/>
                  <w:right w:val="nil"/>
                </w:tcBorders>
                <w:tcMar>
                  <w:top w:w="0" w:type="dxa"/>
                  <w:left w:w="100" w:type="dxa"/>
                  <w:bottom w:w="0" w:type="dxa"/>
                  <w:right w:w="100" w:type="dxa"/>
                </w:tcMar>
              </w:tcPr>
            </w:tcPrChange>
          </w:tcPr>
          <w:p w14:paraId="5D9942B9" w14:textId="77777777" w:rsidR="00634943" w:rsidRDefault="004350FC">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110 (61%)</w:t>
            </w:r>
          </w:p>
        </w:tc>
      </w:tr>
    </w:tbl>
    <w:p w14:paraId="62B2143E" w14:textId="77777777" w:rsidR="00634943" w:rsidRDefault="00634943">
      <w:pPr>
        <w:pStyle w:val="Heading4"/>
        <w:shd w:val="clear" w:color="auto" w:fill="FFFFFF"/>
        <w:rPr>
          <w:highlight w:val="none"/>
          <w:rPrChange w:id="239" w:author="Author" w:date="2025-01-23T08:42:00Z">
            <w:rPr>
              <w:rFonts w:ascii="Times New Roman" w:hAnsi="Times New Roman"/>
              <w:sz w:val="24"/>
            </w:rPr>
          </w:rPrChange>
        </w:rPr>
        <w:pPrChange w:id="240" w:author="Author" w:date="2025-01-23T08:42:00Z">
          <w:pPr>
            <w:spacing w:line="480" w:lineRule="auto"/>
          </w:pPr>
        </w:pPrChange>
      </w:pPr>
      <w:bookmarkStart w:id="241" w:name="_ig7etai4t9vt" w:colFirst="0" w:colLast="0"/>
      <w:bookmarkEnd w:id="241"/>
    </w:p>
    <w:p w14:paraId="41EEB71F" w14:textId="77777777" w:rsidR="00F34C43" w:rsidRDefault="00F34C43">
      <w:pPr>
        <w:pStyle w:val="Heading4"/>
        <w:shd w:val="clear" w:color="auto" w:fill="FFFFFF"/>
        <w:rPr>
          <w:del w:id="242" w:author="Author" w:date="2025-01-23T08:42:00Z"/>
        </w:rPr>
      </w:pPr>
      <w:bookmarkStart w:id="243" w:name="_adlxdzbdm4z7" w:colFirst="0" w:colLast="0"/>
      <w:bookmarkEnd w:id="243"/>
    </w:p>
    <w:p w14:paraId="64BF6BE2" w14:textId="77777777" w:rsidR="00634943" w:rsidRDefault="004350FC">
      <w:pPr>
        <w:pStyle w:val="Heading4"/>
        <w:keepNext w:val="0"/>
        <w:keepLines w:val="0"/>
        <w:shd w:val="clear" w:color="auto" w:fill="FFFFFF"/>
        <w:spacing w:line="523" w:lineRule="auto"/>
      </w:pPr>
      <w:r>
        <w:t>Socio-economic Status: SES, Education, and Occupation</w:t>
      </w:r>
    </w:p>
    <w:p w14:paraId="1E9AA362" w14:textId="023E9247" w:rsidR="00634943" w:rsidRDefault="004350FC">
      <w:pPr>
        <w:shd w:val="clear" w:color="auto" w:fill="FFFFFF"/>
        <w:spacing w:line="479" w:lineRule="auto"/>
        <w:rPr>
          <w:rFonts w:ascii="Times New Roman" w:eastAsia="Times New Roman" w:hAnsi="Times New Roman" w:cs="Times New Roman"/>
          <w:sz w:val="24"/>
          <w:szCs w:val="24"/>
          <w:highlight w:val="white"/>
        </w:rPr>
      </w:pPr>
      <w:del w:id="244" w:author="Author" w:date="2025-01-23T08:42:00Z">
        <w:r>
          <w:rPr>
            <w:rFonts w:ascii="Times New Roman" w:eastAsia="Times New Roman" w:hAnsi="Times New Roman" w:cs="Times New Roman"/>
            <w:sz w:val="24"/>
            <w:szCs w:val="24"/>
            <w:highlight w:val="white"/>
          </w:rPr>
          <w:delText>Most corpora provided global SES information. Among these, the</w:delText>
        </w:r>
      </w:del>
      <w:ins w:id="245" w:author="Author" w:date="2025-01-23T08:42:00Z">
        <w:r>
          <w:rPr>
            <w:rFonts w:ascii="Times New Roman" w:eastAsia="Times New Roman" w:hAnsi="Times New Roman" w:cs="Times New Roman"/>
            <w:sz w:val="24"/>
            <w:szCs w:val="24"/>
            <w:highlight w:val="white"/>
          </w:rPr>
          <w:t>The</w:t>
        </w:r>
      </w:ins>
      <w:r>
        <w:rPr>
          <w:rFonts w:ascii="Times New Roman" w:eastAsia="Times New Roman" w:hAnsi="Times New Roman" w:cs="Times New Roman"/>
          <w:sz w:val="24"/>
          <w:szCs w:val="24"/>
          <w:highlight w:val="white"/>
        </w:rPr>
        <w:t xml:space="preserve"> vast majority of families were of middle or h</w:t>
      </w:r>
      <w:r>
        <w:rPr>
          <w:rFonts w:ascii="Times New Roman" w:eastAsia="Times New Roman" w:hAnsi="Times New Roman" w:cs="Times New Roman"/>
          <w:sz w:val="24"/>
          <w:szCs w:val="24"/>
          <w:highlight w:val="white"/>
        </w:rPr>
        <w:t xml:space="preserve">igher SES. </w:t>
      </w:r>
      <w:del w:id="246" w:author="Author" w:date="2025-01-23T08:42:00Z">
        <w:r>
          <w:rPr>
            <w:rFonts w:ascii="Times New Roman" w:eastAsia="Times New Roman" w:hAnsi="Times New Roman" w:cs="Times New Roman"/>
            <w:sz w:val="24"/>
            <w:szCs w:val="24"/>
            <w:highlight w:val="white"/>
          </w:rPr>
          <w:delText>Although</w:delText>
        </w:r>
      </w:del>
      <w:ins w:id="247" w:author="Author" w:date="2025-01-23T08:42:00Z">
        <w:r>
          <w:rPr>
            <w:rFonts w:ascii="Times New Roman" w:eastAsia="Times New Roman" w:hAnsi="Times New Roman" w:cs="Times New Roman"/>
            <w:sz w:val="24"/>
            <w:szCs w:val="24"/>
            <w:highlight w:val="white"/>
          </w:rPr>
          <w:t>In</w:t>
        </w:r>
      </w:ins>
      <w:r>
        <w:rPr>
          <w:rFonts w:ascii="Times New Roman" w:eastAsia="Times New Roman" w:hAnsi="Times New Roman" w:cs="Times New Roman"/>
          <w:sz w:val="24"/>
          <w:szCs w:val="24"/>
          <w:highlight w:val="white"/>
        </w:rPr>
        <w:t xml:space="preserve"> about a fifth of the corpora </w:t>
      </w:r>
      <w:ins w:id="248" w:author="Author" w:date="2025-01-23T08:42:00Z">
        <w:r>
          <w:rPr>
            <w:rFonts w:ascii="Times New Roman" w:eastAsia="Times New Roman" w:hAnsi="Times New Roman" w:cs="Times New Roman"/>
            <w:sz w:val="24"/>
            <w:szCs w:val="24"/>
            <w:highlight w:val="white"/>
          </w:rPr>
          <w:t xml:space="preserve">samples </w:t>
        </w:r>
      </w:ins>
      <w:r>
        <w:rPr>
          <w:rFonts w:ascii="Times New Roman" w:eastAsia="Times New Roman" w:hAnsi="Times New Roman" w:cs="Times New Roman"/>
          <w:sz w:val="24"/>
          <w:szCs w:val="24"/>
          <w:highlight w:val="white"/>
        </w:rPr>
        <w:t xml:space="preserve">were described as </w:t>
      </w:r>
      <w:del w:id="249" w:author="Author" w:date="2025-01-23T08:42:00Z">
        <w:r>
          <w:rPr>
            <w:rFonts w:ascii="Times New Roman" w:eastAsia="Times New Roman" w:hAnsi="Times New Roman" w:cs="Times New Roman"/>
            <w:sz w:val="24"/>
            <w:szCs w:val="24"/>
            <w:highlight w:val="white"/>
          </w:rPr>
          <w:delText xml:space="preserve">a mixed sample </w:delText>
        </w:r>
      </w:del>
      <w:ins w:id="250" w:author="Author" w:date="2025-01-23T08:42:00Z">
        <w:r>
          <w:rPr>
            <w:rFonts w:ascii="Times New Roman" w:eastAsia="Times New Roman" w:hAnsi="Times New Roman" w:cs="Times New Roman"/>
            <w:sz w:val="24"/>
            <w:szCs w:val="24"/>
            <w:highlight w:val="white"/>
          </w:rPr>
          <w:t>mixes (</w:t>
        </w:r>
      </w:ins>
      <w:r>
        <w:rPr>
          <w:rFonts w:ascii="Times New Roman" w:eastAsia="Times New Roman" w:hAnsi="Times New Roman" w:cs="Times New Roman"/>
          <w:sz w:val="24"/>
          <w:szCs w:val="24"/>
          <w:highlight w:val="white"/>
        </w:rPr>
        <w:t>spanning lower to middle or higher SES</w:t>
      </w:r>
      <w:del w:id="251" w:author="Author" w:date="2025-01-23T08:42:00Z">
        <w:r>
          <w:rPr>
            <w:rFonts w:ascii="Times New Roman" w:eastAsia="Times New Roman" w:hAnsi="Times New Roman" w:cs="Times New Roman"/>
            <w:sz w:val="24"/>
            <w:szCs w:val="24"/>
            <w:highlight w:val="white"/>
          </w:rPr>
          <w:delText>, a</w:delText>
        </w:r>
      </w:del>
      <w:ins w:id="252" w:author="Author" w:date="2025-01-23T08:42:00Z">
        <w:r>
          <w:rPr>
            <w:rFonts w:ascii="Times New Roman" w:eastAsia="Times New Roman" w:hAnsi="Times New Roman" w:cs="Times New Roman"/>
            <w:sz w:val="24"/>
            <w:szCs w:val="24"/>
            <w:highlight w:val="white"/>
          </w:rPr>
          <w:t>). A</w:t>
        </w:r>
      </w:ins>
      <w:r>
        <w:rPr>
          <w:rFonts w:ascii="Times New Roman" w:eastAsia="Times New Roman" w:hAnsi="Times New Roman" w:cs="Times New Roman"/>
          <w:sz w:val="24"/>
          <w:szCs w:val="24"/>
          <w:highlight w:val="white"/>
        </w:rPr>
        <w:t xml:space="preserve"> very small percentage were described as families of low SES. As we show in SM2, this general distribution over-represents higher SES fami</w:t>
      </w:r>
      <w:r>
        <w:rPr>
          <w:rFonts w:ascii="Times New Roman" w:eastAsia="Times New Roman" w:hAnsi="Times New Roman" w:cs="Times New Roman"/>
          <w:sz w:val="24"/>
          <w:szCs w:val="24"/>
          <w:highlight w:val="white"/>
        </w:rPr>
        <w:t>lies.</w:t>
      </w:r>
    </w:p>
    <w:p w14:paraId="01E0568C" w14:textId="588736F4" w:rsidR="00F34C43" w:rsidRDefault="004350FC" w:rsidP="00D52E20">
      <w:pPr>
        <w:shd w:val="clear" w:color="auto" w:fill="FFFFFF"/>
        <w:spacing w:line="479" w:lineRule="auto"/>
        <w:ind w:firstLine="720"/>
        <w:rPr>
          <w:del w:id="253"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smaller proportion of corpora (additionally) reported parental education level (Figure </w:t>
      </w:r>
      <w:r w:rsidR="00D52E20">
        <w:rPr>
          <w:rFonts w:ascii="Times New Roman" w:eastAsia="Times New Roman" w:hAnsi="Times New Roman" w:cs="Times New Roman"/>
          <w:sz w:val="24"/>
          <w:szCs w:val="24"/>
          <w:highlight w:val="white"/>
        </w:rPr>
        <w:t>4</w:t>
      </w:r>
      <w:r>
        <w:rPr>
          <w:rFonts w:ascii="Times New Roman" w:eastAsia="Times New Roman" w:hAnsi="Times New Roman" w:cs="Times New Roman"/>
          <w:sz w:val="24"/>
          <w:szCs w:val="24"/>
          <w:highlight w:val="white"/>
        </w:rPr>
        <w:t xml:space="preserve">). Among </w:t>
      </w:r>
      <w:del w:id="254" w:author="Author" w:date="2025-01-23T08:42:00Z">
        <w:r>
          <w:rPr>
            <w:rFonts w:ascii="Times New Roman" w:eastAsia="Times New Roman" w:hAnsi="Times New Roman" w:cs="Times New Roman"/>
            <w:sz w:val="24"/>
            <w:szCs w:val="24"/>
            <w:highlight w:val="white"/>
          </w:rPr>
          <w:delText>them</w:delText>
        </w:r>
      </w:del>
      <w:ins w:id="255" w:author="Author" w:date="2025-01-23T08:42:00Z">
        <w:r>
          <w:rPr>
            <w:rFonts w:ascii="Times New Roman" w:eastAsia="Times New Roman" w:hAnsi="Times New Roman" w:cs="Times New Roman"/>
            <w:sz w:val="24"/>
            <w:szCs w:val="24"/>
            <w:highlight w:val="white"/>
          </w:rPr>
          <w:t>families in CHILDES</w:t>
        </w:r>
      </w:ins>
      <w:r>
        <w:rPr>
          <w:rFonts w:ascii="Times New Roman" w:eastAsia="Times New Roman" w:hAnsi="Times New Roman" w:cs="Times New Roman"/>
          <w:sz w:val="24"/>
          <w:szCs w:val="24"/>
          <w:highlight w:val="white"/>
        </w:rPr>
        <w:t>, three-quarters included at least some children whose parents had a graduate or postgraduate degree. In fact, over half of the corp</w:t>
      </w:r>
      <w:r>
        <w:rPr>
          <w:rFonts w:ascii="Times New Roman" w:eastAsia="Times New Roman" w:hAnsi="Times New Roman" w:cs="Times New Roman"/>
          <w:sz w:val="24"/>
          <w:szCs w:val="24"/>
          <w:highlight w:val="white"/>
        </w:rPr>
        <w:t xml:space="preserve">ora </w:t>
      </w:r>
      <w:del w:id="256" w:author="Author" w:date="2025-01-23T08:42:00Z">
        <w:r>
          <w:rPr>
            <w:rFonts w:ascii="Times New Roman" w:eastAsia="Times New Roman" w:hAnsi="Times New Roman" w:cs="Times New Roman"/>
            <w:sz w:val="24"/>
            <w:szCs w:val="24"/>
            <w:highlight w:val="white"/>
          </w:rPr>
          <w:delText xml:space="preserve">did not </w:delText>
        </w:r>
        <w:r>
          <w:rPr>
            <w:rFonts w:ascii="Times New Roman" w:eastAsia="Times New Roman" w:hAnsi="Times New Roman" w:cs="Times New Roman"/>
            <w:sz w:val="24"/>
            <w:szCs w:val="24"/>
            <w:highlight w:val="white"/>
          </w:rPr>
          <w:lastRenderedPageBreak/>
          <w:delText>contain</w:delText>
        </w:r>
      </w:del>
      <w:ins w:id="257" w:author="Author" w:date="2025-01-23T08:42:00Z">
        <w:r>
          <w:rPr>
            <w:rFonts w:ascii="Times New Roman" w:eastAsia="Times New Roman" w:hAnsi="Times New Roman" w:cs="Times New Roman"/>
            <w:sz w:val="24"/>
            <w:szCs w:val="24"/>
            <w:highlight w:val="white"/>
          </w:rPr>
          <w:t>contained</w:t>
        </w:r>
      </w:ins>
      <w:r>
        <w:rPr>
          <w:rFonts w:ascii="Times New Roman" w:eastAsia="Times New Roman" w:hAnsi="Times New Roman" w:cs="Times New Roman"/>
          <w:sz w:val="24"/>
          <w:szCs w:val="24"/>
          <w:highlight w:val="white"/>
        </w:rPr>
        <w:t xml:space="preserve"> data </w:t>
      </w:r>
      <w:ins w:id="258" w:author="Author" w:date="2025-01-23T08:42:00Z">
        <w:r>
          <w:rPr>
            <w:rFonts w:ascii="Times New Roman" w:eastAsia="Times New Roman" w:hAnsi="Times New Roman" w:cs="Times New Roman"/>
            <w:sz w:val="24"/>
            <w:szCs w:val="24"/>
            <w:highlight w:val="white"/>
          </w:rPr>
          <w:t xml:space="preserve">solely </w:t>
        </w:r>
      </w:ins>
      <w:r>
        <w:rPr>
          <w:rFonts w:ascii="Times New Roman" w:eastAsia="Times New Roman" w:hAnsi="Times New Roman" w:cs="Times New Roman"/>
          <w:sz w:val="24"/>
          <w:szCs w:val="24"/>
          <w:highlight w:val="white"/>
        </w:rPr>
        <w:t xml:space="preserve">from </w:t>
      </w:r>
      <w:del w:id="259" w:author="Author" w:date="2025-01-23T08:42:00Z">
        <w:r>
          <w:rPr>
            <w:rFonts w:ascii="Times New Roman" w:eastAsia="Times New Roman" w:hAnsi="Times New Roman" w:cs="Times New Roman"/>
            <w:sz w:val="24"/>
            <w:szCs w:val="24"/>
            <w:highlight w:val="white"/>
          </w:rPr>
          <w:delText xml:space="preserve">any </w:delText>
        </w:r>
      </w:del>
      <w:r>
        <w:rPr>
          <w:rFonts w:ascii="Times New Roman" w:eastAsia="Times New Roman" w:hAnsi="Times New Roman" w:cs="Times New Roman"/>
          <w:sz w:val="24"/>
          <w:szCs w:val="24"/>
          <w:highlight w:val="white"/>
        </w:rPr>
        <w:t xml:space="preserve">children whose parents had </w:t>
      </w:r>
      <w:del w:id="260" w:author="Author" w:date="2025-01-23T08:42:00Z">
        <w:r>
          <w:rPr>
            <w:rFonts w:ascii="Times New Roman" w:eastAsia="Times New Roman" w:hAnsi="Times New Roman" w:cs="Times New Roman"/>
            <w:sz w:val="24"/>
            <w:szCs w:val="24"/>
            <w:highlight w:val="white"/>
          </w:rPr>
          <w:delText>not completed</w:delText>
        </w:r>
      </w:del>
      <w:ins w:id="261" w:author="Author" w:date="2025-01-23T08:42:00Z">
        <w:r>
          <w:rPr>
            <w:rFonts w:ascii="Times New Roman" w:eastAsia="Times New Roman" w:hAnsi="Times New Roman" w:cs="Times New Roman"/>
            <w:sz w:val="24"/>
            <w:szCs w:val="24"/>
            <w:highlight w:val="white"/>
          </w:rPr>
          <w:t>at least</w:t>
        </w:r>
      </w:ins>
      <w:r>
        <w:rPr>
          <w:rFonts w:ascii="Times New Roman" w:eastAsia="Times New Roman" w:hAnsi="Times New Roman" w:cs="Times New Roman"/>
          <w:sz w:val="24"/>
          <w:szCs w:val="24"/>
          <w:highlight w:val="white"/>
        </w:rPr>
        <w:t xml:space="preserve"> a graduate degree. Overall, more educated parents </w:t>
      </w:r>
      <w:del w:id="262" w:author="Author" w:date="2025-01-23T08:42:00Z">
        <w:r>
          <w:rPr>
            <w:rFonts w:ascii="Times New Roman" w:eastAsia="Times New Roman" w:hAnsi="Times New Roman" w:cs="Times New Roman"/>
            <w:sz w:val="24"/>
            <w:szCs w:val="24"/>
            <w:highlight w:val="white"/>
          </w:rPr>
          <w:delText>are</w:delText>
        </w:r>
      </w:del>
      <w:ins w:id="263" w:author="Author" w:date="2025-01-23T08:42:00Z">
        <w:r>
          <w:rPr>
            <w:rFonts w:ascii="Times New Roman" w:eastAsia="Times New Roman" w:hAnsi="Times New Roman" w:cs="Times New Roman"/>
            <w:sz w:val="24"/>
            <w:szCs w:val="24"/>
            <w:highlight w:val="white"/>
          </w:rPr>
          <w:t>were</w:t>
        </w:r>
      </w:ins>
      <w:r>
        <w:rPr>
          <w:rFonts w:ascii="Times New Roman" w:eastAsia="Times New Roman" w:hAnsi="Times New Roman" w:cs="Times New Roman"/>
          <w:sz w:val="24"/>
          <w:szCs w:val="24"/>
          <w:highlight w:val="white"/>
        </w:rPr>
        <w:t xml:space="preserve"> overrepresented </w:t>
      </w:r>
      <w:del w:id="264" w:author="Author" w:date="2025-01-23T08:42:00Z">
        <w:r>
          <w:rPr>
            <w:rFonts w:ascii="Times New Roman" w:eastAsia="Times New Roman" w:hAnsi="Times New Roman" w:cs="Times New Roman"/>
            <w:sz w:val="24"/>
            <w:szCs w:val="24"/>
            <w:highlight w:val="white"/>
          </w:rPr>
          <w:delText>given the</w:delText>
        </w:r>
      </w:del>
      <w:ins w:id="265" w:author="Author" w:date="2025-01-23T08:42:00Z">
        <w:r>
          <w:rPr>
            <w:rFonts w:ascii="Times New Roman" w:eastAsia="Times New Roman" w:hAnsi="Times New Roman" w:cs="Times New Roman"/>
            <w:sz w:val="24"/>
            <w:szCs w:val="24"/>
            <w:highlight w:val="white"/>
          </w:rPr>
          <w:t>when compared to their</w:t>
        </w:r>
      </w:ins>
      <w:r>
        <w:rPr>
          <w:rFonts w:ascii="Times New Roman" w:eastAsia="Times New Roman" w:hAnsi="Times New Roman" w:cs="Times New Roman"/>
          <w:sz w:val="24"/>
          <w:szCs w:val="24"/>
          <w:highlight w:val="white"/>
        </w:rPr>
        <w:t xml:space="preserve"> source countries, which is reinforced by the observations that parents had professions linked t</w:t>
      </w:r>
      <w:r>
        <w:rPr>
          <w:rFonts w:ascii="Times New Roman" w:eastAsia="Times New Roman" w:hAnsi="Times New Roman" w:cs="Times New Roman"/>
          <w:sz w:val="24"/>
          <w:szCs w:val="24"/>
          <w:highlight w:val="white"/>
        </w:rPr>
        <w:t>o graduate-level education in over half of corpora (see SM3).</w:t>
      </w:r>
    </w:p>
    <w:p w14:paraId="0A3027B5" w14:textId="77777777" w:rsidR="00634943" w:rsidRDefault="004350FC">
      <w:pPr>
        <w:shd w:val="clear" w:color="auto" w:fill="FFFFFF"/>
        <w:spacing w:line="480" w:lineRule="auto"/>
        <w:ind w:firstLine="720"/>
        <w:rPr>
          <w:ins w:id="266" w:author="Author" w:date="2025-01-23T08:42:00Z"/>
          <w:rFonts w:ascii="Times New Roman" w:eastAsia="Times New Roman" w:hAnsi="Times New Roman" w:cs="Times New Roman"/>
          <w:sz w:val="24"/>
          <w:szCs w:val="24"/>
          <w:highlight w:val="white"/>
        </w:rPr>
      </w:pPr>
      <w:ins w:id="267" w:author="Author" w:date="2025-01-23T08:42:00Z">
        <w:r>
          <w:rPr>
            <w:rFonts w:ascii="Times New Roman" w:eastAsia="Times New Roman" w:hAnsi="Times New Roman" w:cs="Times New Roman"/>
            <w:noProof/>
            <w:sz w:val="24"/>
            <w:szCs w:val="24"/>
            <w:highlight w:val="white"/>
          </w:rPr>
          <w:drawing>
            <wp:inline distT="114300" distB="114300" distL="114300" distR="114300">
              <wp:extent cx="5943600" cy="408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4089400"/>
                      </a:xfrm>
                      <a:prstGeom prst="rect">
                        <a:avLst/>
                      </a:prstGeom>
                      <a:ln/>
                    </pic:spPr>
                  </pic:pic>
                </a:graphicData>
              </a:graphic>
            </wp:inline>
          </w:drawing>
        </w:r>
      </w:ins>
    </w:p>
    <w:p w14:paraId="74701096" w14:textId="433ABF55" w:rsidR="00634943" w:rsidRDefault="004350FC">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Figure </w:t>
      </w:r>
      <w:r w:rsidR="00D52E20">
        <w:rPr>
          <w:rFonts w:ascii="Times New Roman" w:eastAsia="Times New Roman" w:hAnsi="Times New Roman" w:cs="Times New Roman"/>
          <w:b/>
          <w:sz w:val="24"/>
          <w:szCs w:val="24"/>
          <w:highlight w:val="white"/>
        </w:rPr>
        <w:t>4</w:t>
      </w:r>
      <w:r>
        <w:rPr>
          <w:rFonts w:ascii="Times New Roman" w:eastAsia="Times New Roman" w:hAnsi="Times New Roman" w:cs="Times New Roman"/>
          <w:b/>
          <w:sz w:val="24"/>
          <w:szCs w:val="24"/>
          <w:highlight w:val="white"/>
        </w:rPr>
        <w:t>.</w:t>
      </w:r>
      <w:r>
        <w:rPr>
          <w:rFonts w:ascii="Times New Roman" w:eastAsia="Times New Roman" w:hAnsi="Times New Roman" w:cs="Times New Roman"/>
          <w:i/>
          <w:sz w:val="24"/>
          <w:szCs w:val="24"/>
          <w:highlight w:val="white"/>
        </w:rPr>
        <w:t xml:space="preserve"> Distribution of Minimum Levels of Parental Education by Country. </w:t>
      </w:r>
      <w:r>
        <w:rPr>
          <w:rFonts w:ascii="Times New Roman" w:eastAsia="Times New Roman" w:hAnsi="Times New Roman" w:cs="Times New Roman"/>
          <w:sz w:val="24"/>
          <w:szCs w:val="24"/>
          <w:highlight w:val="white"/>
        </w:rPr>
        <w:t xml:space="preserve"> "Spain &amp; Hungary" corresponds to a corpus collected in two countries. </w:t>
      </w:r>
      <w:ins w:id="268" w:author="Author" w:date="2025-01-23T08:42:00Z">
        <w:r>
          <w:rPr>
            <w:rFonts w:ascii="Times New Roman" w:eastAsia="Times New Roman" w:hAnsi="Times New Roman" w:cs="Times New Roman"/>
            <w:sz w:val="24"/>
            <w:szCs w:val="24"/>
            <w:highlight w:val="white"/>
          </w:rPr>
          <w:t xml:space="preserve">The order of countries is reversed-alphabetical. Note that the figure displays data only from countries for which we have available information. Note that corpora with missing data are </w:t>
        </w:r>
        <w:r>
          <w:rPr>
            <w:rFonts w:ascii="Times New Roman" w:eastAsia="Times New Roman" w:hAnsi="Times New Roman" w:cs="Times New Roman"/>
            <w:sz w:val="24"/>
            <w:szCs w:val="24"/>
            <w:highlight w:val="white"/>
          </w:rPr>
          <w:t xml:space="preserve">not represented in the graph. </w:t>
        </w:r>
      </w:ins>
      <w:r>
        <w:rPr>
          <w:rFonts w:ascii="Times New Roman" w:eastAsia="Times New Roman" w:hAnsi="Times New Roman" w:cs="Times New Roman"/>
          <w:sz w:val="24"/>
          <w:szCs w:val="24"/>
          <w:highlight w:val="white"/>
        </w:rPr>
        <w:t xml:space="preserve">The same applies for Figures </w:t>
      </w:r>
      <w:r w:rsidR="00D52E20">
        <w:rPr>
          <w:rFonts w:ascii="Times New Roman" w:eastAsia="Times New Roman" w:hAnsi="Times New Roman" w:cs="Times New Roman"/>
          <w:sz w:val="24"/>
          <w:szCs w:val="24"/>
          <w:highlight w:val="white"/>
        </w:rPr>
        <w:t>5</w:t>
      </w:r>
      <w:r>
        <w:rPr>
          <w:rFonts w:ascii="Times New Roman" w:eastAsia="Times New Roman" w:hAnsi="Times New Roman" w:cs="Times New Roman"/>
          <w:sz w:val="24"/>
          <w:szCs w:val="24"/>
          <w:highlight w:val="white"/>
        </w:rPr>
        <w:t>-</w:t>
      </w:r>
      <w:r w:rsidR="00D52E20">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 xml:space="preserve">.   </w:t>
      </w:r>
    </w:p>
    <w:p w14:paraId="0A392F6D" w14:textId="77777777" w:rsidR="00634943" w:rsidRDefault="00634943">
      <w:pPr>
        <w:pStyle w:val="Heading4"/>
        <w:shd w:val="clear" w:color="auto" w:fill="FFFFFF"/>
      </w:pPr>
      <w:bookmarkStart w:id="269" w:name="_f3ulmcpqo077" w:colFirst="0" w:colLast="0"/>
      <w:bookmarkEnd w:id="269"/>
    </w:p>
    <w:p w14:paraId="4EDD0F7C" w14:textId="77777777" w:rsidR="00634943" w:rsidRDefault="004350FC">
      <w:pPr>
        <w:pStyle w:val="Heading4"/>
        <w:shd w:val="clear" w:color="auto" w:fill="FFFFFF"/>
        <w:rPr>
          <w:color w:val="000000"/>
        </w:rPr>
      </w:pPr>
      <w:bookmarkStart w:id="270" w:name="_5lk3urw053cw" w:colFirst="0" w:colLast="0"/>
      <w:bookmarkEnd w:id="270"/>
      <w:r>
        <w:rPr>
          <w:color w:val="000000"/>
        </w:rPr>
        <w:t>Urbanization</w:t>
      </w:r>
    </w:p>
    <w:p w14:paraId="72212128" w14:textId="75B07C85" w:rsidR="00634943" w:rsidRDefault="004350FC" w:rsidP="00D52E2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majority of corpora were urban (Figure </w:t>
      </w:r>
      <w:r w:rsidR="00D52E20">
        <w:rPr>
          <w:rFonts w:ascii="Times New Roman" w:eastAsia="Times New Roman" w:hAnsi="Times New Roman" w:cs="Times New Roman"/>
          <w:sz w:val="24"/>
          <w:szCs w:val="24"/>
          <w:highlight w:val="white"/>
        </w:rPr>
        <w:t>5</w:t>
      </w:r>
      <w:r>
        <w:rPr>
          <w:rFonts w:ascii="Times New Roman" w:eastAsia="Times New Roman" w:hAnsi="Times New Roman" w:cs="Times New Roman"/>
          <w:sz w:val="24"/>
          <w:szCs w:val="24"/>
          <w:highlight w:val="white"/>
        </w:rPr>
        <w:t>), with an over-representation of urban households given the source countries (see SM4).</w:t>
      </w:r>
    </w:p>
    <w:p w14:paraId="7C01FDE7" w14:textId="77777777" w:rsidR="00634943" w:rsidRDefault="00634943">
      <w:pPr>
        <w:shd w:val="clear" w:color="auto" w:fill="FFFFFF"/>
        <w:spacing w:line="480" w:lineRule="auto"/>
        <w:rPr>
          <w:rFonts w:ascii="Times New Roman" w:eastAsia="Times New Roman" w:hAnsi="Times New Roman" w:cs="Times New Roman"/>
          <w:sz w:val="24"/>
          <w:szCs w:val="24"/>
          <w:highlight w:val="white"/>
        </w:rPr>
      </w:pPr>
    </w:p>
    <w:p w14:paraId="73768937" w14:textId="77777777" w:rsidR="00634943" w:rsidRDefault="004350FC">
      <w:pPr>
        <w:shd w:val="clear" w:color="auto" w:fill="FFFFFF"/>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4089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4089400"/>
                    </a:xfrm>
                    <a:prstGeom prst="rect">
                      <a:avLst/>
                    </a:prstGeom>
                    <a:ln/>
                  </pic:spPr>
                </pic:pic>
              </a:graphicData>
            </a:graphic>
          </wp:inline>
        </w:drawing>
      </w:r>
    </w:p>
    <w:p w14:paraId="257AFE64" w14:textId="23D3BC43" w:rsidR="00634943" w:rsidRDefault="004350FC">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D52E20">
        <w:rPr>
          <w:rFonts w:ascii="Times New Roman" w:eastAsia="Times New Roman" w:hAnsi="Times New Roman" w:cs="Times New Roman"/>
          <w:b/>
          <w:sz w:val="24"/>
          <w:szCs w:val="24"/>
          <w:highlight w:val="white"/>
        </w:rPr>
        <w:t>5</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Type of Comm</w:t>
      </w:r>
      <w:r>
        <w:rPr>
          <w:rFonts w:ascii="Times New Roman" w:eastAsia="Times New Roman" w:hAnsi="Times New Roman" w:cs="Times New Roman"/>
          <w:i/>
          <w:sz w:val="24"/>
          <w:szCs w:val="24"/>
          <w:highlight w:val="white"/>
        </w:rPr>
        <w:t xml:space="preserve">unity by Country. </w:t>
      </w:r>
      <w:r>
        <w:rPr>
          <w:rFonts w:ascii="Times New Roman" w:eastAsia="Times New Roman" w:hAnsi="Times New Roman" w:cs="Times New Roman"/>
          <w:sz w:val="24"/>
          <w:szCs w:val="24"/>
          <w:highlight w:val="white"/>
        </w:rPr>
        <w:t xml:space="preserve"> </w:t>
      </w:r>
    </w:p>
    <w:p w14:paraId="7A7DFC18" w14:textId="77777777" w:rsidR="00634943" w:rsidRDefault="00634943">
      <w:pPr>
        <w:shd w:val="clear" w:color="auto" w:fill="FFFFFF"/>
        <w:spacing w:line="480" w:lineRule="auto"/>
        <w:rPr>
          <w:rFonts w:ascii="Times New Roman" w:eastAsia="Times New Roman" w:hAnsi="Times New Roman" w:cs="Times New Roman"/>
          <w:sz w:val="24"/>
          <w:szCs w:val="24"/>
          <w:highlight w:val="white"/>
        </w:rPr>
      </w:pPr>
    </w:p>
    <w:p w14:paraId="4E3D26A5" w14:textId="77777777" w:rsidR="00634943" w:rsidRDefault="004350FC">
      <w:pPr>
        <w:pStyle w:val="Heading4"/>
        <w:keepNext w:val="0"/>
        <w:keepLines w:val="0"/>
        <w:shd w:val="clear" w:color="auto" w:fill="FFFFFF"/>
        <w:spacing w:line="523" w:lineRule="auto"/>
      </w:pPr>
      <w:bookmarkStart w:id="271" w:name="_htdhvwmudye4" w:colFirst="0" w:colLast="0"/>
      <w:bookmarkEnd w:id="271"/>
      <w:r>
        <w:t>Family Structure: Household composition and number of siblings</w:t>
      </w:r>
    </w:p>
    <w:p w14:paraId="6A98590F" w14:textId="205B8977" w:rsidR="00F34C43" w:rsidRDefault="004350FC" w:rsidP="00D52E20">
      <w:pPr>
        <w:shd w:val="clear" w:color="auto" w:fill="FFFFFF"/>
        <w:spacing w:line="479" w:lineRule="auto"/>
        <w:rPr>
          <w:del w:id="272" w:author="Author" w:date="2025-01-23T08:4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w:t>
      </w:r>
      <w:r w:rsidR="00D52E20">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shows, the overwhelming majority of corpora contained only nuclear families (i.e., parents and their children), and only a tiny percentage had a </w:t>
      </w:r>
      <w:del w:id="273" w:author="Author" w:date="2025-01-23T08:42:00Z">
        <w:r>
          <w:rPr>
            <w:rFonts w:ascii="Times New Roman" w:eastAsia="Times New Roman" w:hAnsi="Times New Roman" w:cs="Times New Roman"/>
            <w:sz w:val="24"/>
            <w:szCs w:val="24"/>
          </w:rPr>
          <w:delText>mix</w:delText>
        </w:r>
      </w:del>
      <w:ins w:id="274" w:author="Author" w:date="2025-01-23T08:42:00Z">
        <w:r>
          <w:rPr>
            <w:rFonts w:ascii="Times New Roman" w:eastAsia="Times New Roman" w:hAnsi="Times New Roman" w:cs="Times New Roman"/>
            <w:sz w:val="24"/>
            <w:szCs w:val="24"/>
          </w:rPr>
          <w:t>mixture</w:t>
        </w:r>
      </w:ins>
      <w:r>
        <w:rPr>
          <w:rFonts w:ascii="Times New Roman" w:eastAsia="Times New Roman" w:hAnsi="Times New Roman" w:cs="Times New Roman"/>
          <w:sz w:val="24"/>
          <w:szCs w:val="24"/>
        </w:rPr>
        <w:t xml:space="preserve"> of nucl</w:t>
      </w:r>
      <w:r>
        <w:rPr>
          <w:rFonts w:ascii="Times New Roman" w:eastAsia="Times New Roman" w:hAnsi="Times New Roman" w:cs="Times New Roman"/>
          <w:sz w:val="24"/>
          <w:szCs w:val="24"/>
        </w:rPr>
        <w:t xml:space="preserve">ear and extended </w:t>
      </w:r>
      <w:r>
        <w:rPr>
          <w:rFonts w:ascii="Times New Roman" w:eastAsia="Times New Roman" w:hAnsi="Times New Roman" w:cs="Times New Roman"/>
          <w:sz w:val="24"/>
          <w:szCs w:val="24"/>
        </w:rPr>
        <w:lastRenderedPageBreak/>
        <w:t>families. We were not able to find a systematic database allowing us to check whether this was representative of the source countries.</w:t>
      </w:r>
    </w:p>
    <w:p w14:paraId="45F104F2" w14:textId="47CA7640" w:rsidR="00634943" w:rsidRDefault="004350FC" w:rsidP="00D52E20">
      <w:pPr>
        <w:spacing w:line="480" w:lineRule="auto"/>
        <w:rPr>
          <w:rFonts w:ascii="Times New Roman" w:eastAsia="Times New Roman" w:hAnsi="Times New Roman" w:cs="Times New Roman"/>
          <w:sz w:val="24"/>
          <w:szCs w:val="24"/>
        </w:rPr>
      </w:pPr>
      <w:ins w:id="275" w:author="Author" w:date="2025-01-23T08:42:00Z">
        <w:r>
          <w:rPr>
            <w:rFonts w:ascii="Times New Roman" w:eastAsia="Times New Roman" w:hAnsi="Times New Roman" w:cs="Times New Roman"/>
            <w:noProof/>
            <w:sz w:val="24"/>
            <w:szCs w:val="24"/>
          </w:rPr>
          <w:drawing>
            <wp:inline distT="114300" distB="114300" distL="114300" distR="114300">
              <wp:extent cx="5943600" cy="4089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4089400"/>
                      </a:xfrm>
                      <a:prstGeom prst="rect">
                        <a:avLst/>
                      </a:prstGeom>
                      <a:ln/>
                    </pic:spPr>
                  </pic:pic>
                </a:graphicData>
              </a:graphic>
            </wp:inline>
          </w:drawing>
        </w:r>
      </w:ins>
    </w:p>
    <w:p w14:paraId="4A57968C" w14:textId="7B982A90" w:rsidR="00634943" w:rsidRDefault="004350FC">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D52E20">
        <w:rPr>
          <w:rFonts w:ascii="Times New Roman" w:eastAsia="Times New Roman" w:hAnsi="Times New Roman" w:cs="Times New Roman"/>
          <w:b/>
          <w:sz w:val="24"/>
          <w:szCs w:val="24"/>
          <w:highlight w:val="white"/>
        </w:rPr>
        <w:t>6</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Household Arrangement by Country</w:t>
      </w:r>
      <w:r>
        <w:rPr>
          <w:rFonts w:ascii="Times New Roman" w:eastAsia="Times New Roman" w:hAnsi="Times New Roman" w:cs="Times New Roman"/>
          <w:sz w:val="24"/>
          <w:szCs w:val="24"/>
          <w:highlight w:val="white"/>
        </w:rPr>
        <w:t xml:space="preserve">. "Sweden &amp; Portugal" corresponds to a corpus collected in two countries. The same applies for Figure </w:t>
      </w:r>
      <w:r w:rsidR="00D52E20">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w:t>
      </w:r>
    </w:p>
    <w:p w14:paraId="1D376283" w14:textId="77777777" w:rsidR="00634943" w:rsidRDefault="004350FC">
      <w:pPr>
        <w:pStyle w:val="Heading4"/>
        <w:shd w:val="clear" w:color="auto" w:fill="FFFFFF"/>
        <w:spacing w:line="479" w:lineRule="auto"/>
        <w:rPr>
          <w:b w:val="0"/>
          <w:i w:val="0"/>
        </w:rPr>
      </w:pPr>
      <w:bookmarkStart w:id="276" w:name="_wy9qee84efpg" w:colFirst="0" w:colLast="0"/>
      <w:bookmarkEnd w:id="276"/>
      <w:r>
        <w:rPr>
          <w:b w:val="0"/>
          <w:i w:val="0"/>
        </w:rPr>
        <w:lastRenderedPageBreak/>
        <w:t xml:space="preserve"> </w:t>
      </w:r>
    </w:p>
    <w:p w14:paraId="15DD3FB9" w14:textId="05C16CBF" w:rsidR="00F34C43" w:rsidRPr="00D52E20" w:rsidRDefault="004350FC" w:rsidP="00D52E20">
      <w:pPr>
        <w:pStyle w:val="Heading4"/>
        <w:shd w:val="clear" w:color="auto" w:fill="FFFFFF"/>
        <w:spacing w:line="523" w:lineRule="auto"/>
        <w:rPr>
          <w:del w:id="277" w:author="Author" w:date="2025-01-23T08:42:00Z"/>
          <w:b w:val="0"/>
          <w:i w:val="0"/>
        </w:rPr>
      </w:pPr>
      <w:bookmarkStart w:id="278" w:name="_lxpoilbtt8fp" w:colFirst="0" w:colLast="0"/>
      <w:bookmarkEnd w:id="278"/>
      <w:del w:id="279" w:author="Author" w:date="2025-01-23T08:42:00Z">
        <w:r>
          <w:rPr>
            <w:b w:val="0"/>
            <w:i w:val="0"/>
          </w:rPr>
          <w:delText>About</w:delText>
        </w:r>
      </w:del>
      <w:ins w:id="280" w:author="Author" w:date="2025-01-23T08:42:00Z">
        <w:r>
          <w:rPr>
            <w:b w:val="0"/>
            <w:i w:val="0"/>
          </w:rPr>
          <w:t>Next, about</w:t>
        </w:r>
      </w:ins>
      <w:r>
        <w:rPr>
          <w:b w:val="0"/>
          <w:i w:val="0"/>
        </w:rPr>
        <w:t xml:space="preserve"> a quarter of the corpora in our CHILDES sample consist exclusively of singletons (children with no siblings), while the remaining include children who have at least one sibling (Figure </w:t>
      </w:r>
      <w:r w:rsidR="00D52E20">
        <w:rPr>
          <w:b w:val="0"/>
          <w:i w:val="0"/>
        </w:rPr>
        <w:t>7</w:t>
      </w:r>
      <w:del w:id="281" w:author="Author" w:date="2025-01-23T08:42:00Z">
        <w:r>
          <w:rPr>
            <w:b w:val="0"/>
            <w:i w:val="0"/>
          </w:rPr>
          <w:delText>).</w:delText>
        </w:r>
      </w:del>
      <w:ins w:id="282" w:author="Author" w:date="2025-01-23T08:42:00Z">
        <w:r>
          <w:rPr>
            <w:b w:val="0"/>
            <w:i w:val="0"/>
          </w:rPr>
          <w:t>; see</w:t>
        </w:r>
      </w:ins>
      <w:r>
        <w:rPr>
          <w:b w:val="0"/>
          <w:i w:val="0"/>
        </w:rPr>
        <w:t xml:space="preserve"> SM5 </w:t>
      </w:r>
      <w:del w:id="283" w:author="Author" w:date="2025-01-23T08:42:00Z">
        <w:r>
          <w:rPr>
            <w:b w:val="0"/>
            <w:i w:val="0"/>
          </w:rPr>
          <w:delText>argues that this does not necessarily mean that</w:delText>
        </w:r>
      </w:del>
      <w:ins w:id="284" w:author="Author" w:date="2025-01-23T08:42:00Z">
        <w:r>
          <w:rPr>
            <w:b w:val="0"/>
            <w:i w:val="0"/>
          </w:rPr>
          <w:t>for why</w:t>
        </w:r>
      </w:ins>
      <w:r>
        <w:rPr>
          <w:b w:val="0"/>
          <w:i w:val="0"/>
        </w:rPr>
        <w:t xml:space="preserve"> singletons </w:t>
      </w:r>
      <w:del w:id="285" w:author="Author" w:date="2025-01-23T08:42:00Z">
        <w:r>
          <w:rPr>
            <w:b w:val="0"/>
            <w:i w:val="0"/>
          </w:rPr>
          <w:delText>are</w:delText>
        </w:r>
      </w:del>
      <w:ins w:id="286" w:author="Author" w:date="2025-01-23T08:42:00Z">
        <w:r>
          <w:rPr>
            <w:b w:val="0"/>
            <w:i w:val="0"/>
          </w:rPr>
          <w:t>might not be</w:t>
        </w:r>
      </w:ins>
      <w:r>
        <w:rPr>
          <w:b w:val="0"/>
          <w:i w:val="0"/>
        </w:rPr>
        <w:t xml:space="preserve"> underrepresented</w:t>
      </w:r>
      <w:del w:id="287" w:author="Author" w:date="2025-01-23T08:42:00Z">
        <w:r>
          <w:rPr>
            <w:b w:val="0"/>
            <w:i w:val="0"/>
          </w:rPr>
          <w:delText>.</w:delText>
        </w:r>
      </w:del>
      <w:ins w:id="288" w:author="Author" w:date="2025-01-23T08:42:00Z">
        <w:r>
          <w:rPr>
            <w:b w:val="0"/>
            <w:i w:val="0"/>
          </w:rPr>
          <w:t>).</w:t>
        </w:r>
      </w:ins>
      <w:bookmarkStart w:id="289" w:name="_fk9f63d4xam8" w:colFirst="0" w:colLast="0"/>
      <w:bookmarkStart w:id="290" w:name="_wthwxdx242jr" w:colFirst="0" w:colLast="0"/>
      <w:bookmarkEnd w:id="289"/>
      <w:bookmarkEnd w:id="290"/>
    </w:p>
    <w:p w14:paraId="0684EC52" w14:textId="66A489BA" w:rsidR="00634943" w:rsidRDefault="004350FC" w:rsidP="00D52E20">
      <w:pPr>
        <w:spacing w:line="480" w:lineRule="auto"/>
        <w:rPr>
          <w:rFonts w:ascii="Times New Roman" w:eastAsia="Times New Roman" w:hAnsi="Times New Roman" w:cs="Times New Roman"/>
          <w:sz w:val="24"/>
          <w:szCs w:val="24"/>
        </w:rPr>
      </w:pPr>
      <w:ins w:id="291" w:author="Author" w:date="2025-01-23T08:42:00Z">
        <w:r>
          <w:rPr>
            <w:rFonts w:ascii="Times New Roman" w:eastAsia="Times New Roman" w:hAnsi="Times New Roman" w:cs="Times New Roman"/>
            <w:noProof/>
            <w:sz w:val="24"/>
            <w:szCs w:val="24"/>
          </w:rPr>
          <w:drawing>
            <wp:inline distT="114300" distB="114300" distL="114300" distR="114300">
              <wp:extent cx="5943600" cy="408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43600" cy="4089400"/>
                      </a:xfrm>
                      <a:prstGeom prst="rect">
                        <a:avLst/>
                      </a:prstGeom>
                      <a:ln/>
                    </pic:spPr>
                  </pic:pic>
                </a:graphicData>
              </a:graphic>
            </wp:inline>
          </w:drawing>
        </w:r>
      </w:ins>
    </w:p>
    <w:p w14:paraId="346AB9DE" w14:textId="69D51AF5" w:rsidR="00634943" w:rsidRDefault="004350FC">
      <w:pPr>
        <w:shd w:val="clear" w:color="auto" w:fill="FFFFFF"/>
        <w:spacing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F</w:t>
      </w:r>
      <w:r>
        <w:rPr>
          <w:rFonts w:ascii="Times New Roman" w:eastAsia="Times New Roman" w:hAnsi="Times New Roman" w:cs="Times New Roman"/>
          <w:b/>
          <w:sz w:val="24"/>
          <w:szCs w:val="24"/>
          <w:highlight w:val="white"/>
        </w:rPr>
        <w:t xml:space="preserve">igure </w:t>
      </w:r>
      <w:r w:rsidR="00D52E20">
        <w:rPr>
          <w:rFonts w:ascii="Times New Roman" w:eastAsia="Times New Roman" w:hAnsi="Times New Roman" w:cs="Times New Roman"/>
          <w:b/>
          <w:sz w:val="24"/>
          <w:szCs w:val="24"/>
          <w:highlight w:val="white"/>
        </w:rPr>
        <w:t>7</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Singletons by Country.  </w:t>
      </w:r>
    </w:p>
    <w:p w14:paraId="7D693656" w14:textId="77777777" w:rsidR="00634943" w:rsidRDefault="00634943">
      <w:pPr>
        <w:spacing w:line="480" w:lineRule="auto"/>
        <w:rPr>
          <w:rFonts w:ascii="Times New Roman" w:eastAsia="Times New Roman" w:hAnsi="Times New Roman" w:cs="Times New Roman"/>
          <w:sz w:val="24"/>
          <w:szCs w:val="24"/>
        </w:rPr>
      </w:pPr>
    </w:p>
    <w:p w14:paraId="48568664" w14:textId="77777777" w:rsidR="00634943" w:rsidRDefault="004350FC">
      <w:pPr>
        <w:pStyle w:val="Heading4"/>
        <w:keepNext w:val="0"/>
        <w:keepLines w:val="0"/>
        <w:shd w:val="clear" w:color="auto" w:fill="FFFFFF"/>
        <w:spacing w:line="523" w:lineRule="auto"/>
      </w:pPr>
      <w:bookmarkStart w:id="292" w:name="_4u811s5cpv5s" w:colFirst="0" w:colLast="0"/>
      <w:bookmarkEnd w:id="292"/>
      <w:r>
        <w:t>Languages</w:t>
      </w:r>
    </w:p>
    <w:p w14:paraId="3A6E7BA0" w14:textId="4DB5E9E6" w:rsidR="00634943" w:rsidRDefault="004350FC">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w:t>
      </w:r>
      <w:del w:id="293" w:author="Author" w:date="2025-01-23T08:42:00Z">
        <w:r>
          <w:rPr>
            <w:rFonts w:ascii="Times New Roman" w:eastAsia="Times New Roman" w:hAnsi="Times New Roman" w:cs="Times New Roman"/>
            <w:sz w:val="24"/>
            <w:szCs w:val="24"/>
            <w:highlight w:val="white"/>
          </w:rPr>
          <w:delText>find</w:delText>
        </w:r>
      </w:del>
      <w:ins w:id="294" w:author="Author" w:date="2025-01-23T08:42:00Z">
        <w:r>
          <w:rPr>
            <w:rFonts w:ascii="Times New Roman" w:eastAsia="Times New Roman" w:hAnsi="Times New Roman" w:cs="Times New Roman"/>
            <w:sz w:val="24"/>
            <w:szCs w:val="24"/>
            <w:highlight w:val="white"/>
          </w:rPr>
          <w:t>found</w:t>
        </w:r>
      </w:ins>
      <w:r>
        <w:rPr>
          <w:rFonts w:ascii="Times New Roman" w:eastAsia="Times New Roman" w:hAnsi="Times New Roman" w:cs="Times New Roman"/>
          <w:sz w:val="24"/>
          <w:szCs w:val="24"/>
          <w:highlight w:val="white"/>
        </w:rPr>
        <w:t xml:space="preserve"> a total of 63 different languages or language combinations (for bilingual and multilingual children; see SM6). About a third of the included corpora were not monolingual. </w:t>
      </w:r>
      <w:r>
        <w:rPr>
          <w:rFonts w:ascii="Times New Roman" w:eastAsia="Times New Roman" w:hAnsi="Times New Roman" w:cs="Times New Roman"/>
          <w:sz w:val="24"/>
          <w:szCs w:val="24"/>
          <w:highlight w:val="white"/>
        </w:rPr>
        <w:lastRenderedPageBreak/>
        <w:t>Acco</w:t>
      </w:r>
      <w:r>
        <w:rPr>
          <w:rFonts w:ascii="Times New Roman" w:eastAsia="Times New Roman" w:hAnsi="Times New Roman" w:cs="Times New Roman"/>
          <w:sz w:val="24"/>
          <w:szCs w:val="24"/>
          <w:highlight w:val="white"/>
        </w:rPr>
        <w:t>rding to information in SM7, our sample of CHILDES underrepresents bilingual and multilingual households in the world.</w:t>
      </w:r>
    </w:p>
    <w:p w14:paraId="2B75A824" w14:textId="082F77A8" w:rsidR="00F34C43" w:rsidRDefault="004350FC" w:rsidP="00D52E20">
      <w:pPr>
        <w:shd w:val="clear" w:color="auto" w:fill="FFFFFF"/>
        <w:spacing w:before="180" w:after="240" w:line="479" w:lineRule="auto"/>
        <w:ind w:firstLine="680"/>
        <w:rPr>
          <w:del w:id="295"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for linguistic diversity, most of the corpora pertain to Indo-European languages (Figure </w:t>
      </w:r>
      <w:r w:rsidR="00D52E20">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 xml:space="preserve">). English is the most prevalent language, </w:t>
      </w:r>
      <w:del w:id="296" w:author="Author" w:date="2025-01-23T08:42:00Z">
        <w:r>
          <w:rPr>
            <w:rFonts w:ascii="Times New Roman" w:eastAsia="Times New Roman" w:hAnsi="Times New Roman" w:cs="Times New Roman"/>
            <w:sz w:val="24"/>
            <w:szCs w:val="24"/>
            <w:highlight w:val="white"/>
          </w:rPr>
          <w:delText xml:space="preserve">both in terms of the number of children and the number of corpora, </w:delText>
        </w:r>
      </w:del>
      <w:r>
        <w:rPr>
          <w:rFonts w:ascii="Times New Roman" w:eastAsia="Times New Roman" w:hAnsi="Times New Roman" w:cs="Times New Roman"/>
          <w:sz w:val="24"/>
          <w:szCs w:val="24"/>
          <w:highlight w:val="white"/>
        </w:rPr>
        <w:t>w</w:t>
      </w:r>
      <w:r>
        <w:rPr>
          <w:rFonts w:ascii="Times New Roman" w:eastAsia="Times New Roman" w:hAnsi="Times New Roman" w:cs="Times New Roman"/>
          <w:sz w:val="24"/>
          <w:szCs w:val="24"/>
          <w:highlight w:val="white"/>
        </w:rPr>
        <w:t xml:space="preserve">ith 50 corpora (30 exclusively monolingual), comprising 28% of the included corpora. Additionally, it is the language most studied for bilingualism or multilingualism, with </w:t>
      </w:r>
      <w:del w:id="297" w:author="Author" w:date="2025-01-23T08:42:00Z">
        <w:r>
          <w:rPr>
            <w:rFonts w:ascii="Times New Roman" w:eastAsia="Times New Roman" w:hAnsi="Times New Roman" w:cs="Times New Roman"/>
            <w:sz w:val="24"/>
            <w:szCs w:val="24"/>
            <w:highlight w:val="white"/>
          </w:rPr>
          <w:delText>language combinations including</w:delText>
        </w:r>
      </w:del>
      <w:ins w:id="298" w:author="Author" w:date="2025-01-23T08:42:00Z">
        <w:r>
          <w:rPr>
            <w:rFonts w:ascii="Times New Roman" w:eastAsia="Times New Roman" w:hAnsi="Times New Roman" w:cs="Times New Roman"/>
            <w:sz w:val="24"/>
            <w:szCs w:val="24"/>
            <w:highlight w:val="white"/>
          </w:rPr>
          <w:t>English being combined with:</w:t>
        </w:r>
      </w:ins>
      <w:r>
        <w:rPr>
          <w:rFonts w:ascii="Times New Roman" w:eastAsia="Times New Roman" w:hAnsi="Times New Roman" w:cs="Times New Roman"/>
          <w:sz w:val="24"/>
          <w:szCs w:val="24"/>
          <w:highlight w:val="white"/>
        </w:rPr>
        <w:t xml:space="preserve"> Cantonese, Danish, Dutch, Farsi, French, Hebrew, Hunga</w:t>
      </w:r>
      <w:r>
        <w:rPr>
          <w:rFonts w:ascii="Times New Roman" w:eastAsia="Times New Roman" w:hAnsi="Times New Roman" w:cs="Times New Roman"/>
          <w:sz w:val="24"/>
          <w:szCs w:val="24"/>
          <w:highlight w:val="white"/>
        </w:rPr>
        <w:t>rian, Japanese, Mandarin, Portuguese, Russian, Spanish, and Swedish. The next most represented language in terms of different corpora is Spanish, with 25 corpora (14 monolingual).</w:t>
      </w:r>
    </w:p>
    <w:p w14:paraId="25E7EA1A" w14:textId="77777777" w:rsidR="00634943" w:rsidRDefault="004350FC">
      <w:pPr>
        <w:shd w:val="clear" w:color="auto" w:fill="FFFFFF"/>
        <w:spacing w:line="480" w:lineRule="auto"/>
        <w:ind w:firstLine="720"/>
        <w:rPr>
          <w:ins w:id="299" w:author="Author" w:date="2025-01-23T08:42:00Z"/>
          <w:rFonts w:ascii="Times New Roman" w:eastAsia="Times New Roman" w:hAnsi="Times New Roman" w:cs="Times New Roman"/>
          <w:sz w:val="24"/>
          <w:szCs w:val="24"/>
          <w:highlight w:val="white"/>
        </w:rPr>
      </w:pPr>
      <w:ins w:id="300" w:author="Author" w:date="2025-01-23T08:42:00Z">
        <w:r>
          <w:rPr>
            <w:rFonts w:ascii="Times New Roman" w:eastAsia="Times New Roman" w:hAnsi="Times New Roman" w:cs="Times New Roman"/>
            <w:noProof/>
            <w:sz w:val="24"/>
            <w:szCs w:val="24"/>
            <w:highlight w:val="white"/>
          </w:rPr>
          <w:drawing>
            <wp:inline distT="114300" distB="114300" distL="114300" distR="114300">
              <wp:extent cx="5943600" cy="408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089400"/>
                      </a:xfrm>
                      <a:prstGeom prst="rect">
                        <a:avLst/>
                      </a:prstGeom>
                      <a:ln/>
                    </pic:spPr>
                  </pic:pic>
                </a:graphicData>
              </a:graphic>
            </wp:inline>
          </w:drawing>
        </w:r>
      </w:ins>
    </w:p>
    <w:p w14:paraId="4D0CB153" w14:textId="7B290828" w:rsidR="00634943" w:rsidRDefault="004350FC">
      <w:pPr>
        <w:shd w:val="clear" w:color="auto" w:fill="FFFFFF"/>
        <w:spacing w:line="480" w:lineRule="auto"/>
        <w:ind w:firstLine="720"/>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lastRenderedPageBreak/>
        <w:t xml:space="preserve">Figure </w:t>
      </w:r>
      <w:r w:rsidR="00D52E20">
        <w:rPr>
          <w:rFonts w:ascii="Times New Roman" w:eastAsia="Times New Roman" w:hAnsi="Times New Roman" w:cs="Times New Roman"/>
          <w:b/>
          <w:sz w:val="24"/>
          <w:szCs w:val="24"/>
          <w:highlight w:val="white"/>
        </w:rPr>
        <w:t>8</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Indo-European Languages by Country.</w:t>
      </w:r>
    </w:p>
    <w:p w14:paraId="7AFB9ABC" w14:textId="77777777" w:rsidR="00634943" w:rsidRDefault="004350FC">
      <w:pPr>
        <w:pStyle w:val="Heading1"/>
        <w:shd w:val="clear" w:color="auto" w:fill="auto"/>
        <w:spacing w:before="0" w:after="0"/>
        <w:ind w:firstLine="0"/>
        <w:jc w:val="center"/>
        <w:rPr>
          <w:rFonts w:ascii="Times New Roman" w:eastAsia="Times New Roman" w:hAnsi="Times New Roman" w:cs="Times New Roman"/>
          <w:b/>
          <w:sz w:val="24"/>
          <w:szCs w:val="24"/>
        </w:rPr>
      </w:pPr>
      <w:bookmarkStart w:id="301" w:name="_qg4j4qnv3i1n" w:colFirst="0" w:colLast="0"/>
      <w:bookmarkEnd w:id="301"/>
      <w:r>
        <w:br w:type="page"/>
      </w:r>
    </w:p>
    <w:p w14:paraId="216C197B" w14:textId="77777777" w:rsidR="00634943" w:rsidRDefault="004350FC">
      <w:pPr>
        <w:pStyle w:val="Heading1"/>
        <w:shd w:val="clear" w:color="auto" w:fill="auto"/>
        <w:spacing w:before="0" w:after="0"/>
        <w:ind w:firstLine="0"/>
        <w:jc w:val="center"/>
        <w:rPr>
          <w:rFonts w:ascii="Times New Roman" w:eastAsia="Times New Roman" w:hAnsi="Times New Roman" w:cs="Times New Roman"/>
          <w:b/>
          <w:sz w:val="24"/>
          <w:szCs w:val="24"/>
        </w:rPr>
      </w:pPr>
      <w:bookmarkStart w:id="302" w:name="_ewuwa8c52l" w:colFirst="0" w:colLast="0"/>
      <w:bookmarkEnd w:id="302"/>
      <w:r>
        <w:rPr>
          <w:rFonts w:ascii="Times New Roman" w:eastAsia="Times New Roman" w:hAnsi="Times New Roman" w:cs="Times New Roman"/>
          <w:b/>
          <w:sz w:val="24"/>
          <w:szCs w:val="24"/>
        </w:rPr>
        <w:lastRenderedPageBreak/>
        <w:t>Discussion</w:t>
      </w:r>
    </w:p>
    <w:p w14:paraId="4B1A4ED6" w14:textId="606A2B12" w:rsidR="00634943" w:rsidRDefault="004350FC">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current paper provides a systematic review of corpora </w:t>
      </w:r>
      <w:del w:id="303" w:author="Author" w:date="2025-01-23T08:42:00Z">
        <w:r>
          <w:rPr>
            <w:rFonts w:ascii="Times New Roman" w:eastAsia="Times New Roman" w:hAnsi="Times New Roman" w:cs="Times New Roman"/>
            <w:sz w:val="24"/>
            <w:szCs w:val="24"/>
            <w:highlight w:val="white"/>
          </w:rPr>
          <w:delText>relying on</w:delText>
        </w:r>
      </w:del>
      <w:proofErr w:type="gramStart"/>
      <w:ins w:id="304" w:author="Author" w:date="2025-01-23T08:42:00Z">
        <w:r>
          <w:rPr>
            <w:rFonts w:ascii="Times New Roman" w:eastAsia="Times New Roman" w:hAnsi="Times New Roman" w:cs="Times New Roman"/>
            <w:sz w:val="24"/>
            <w:szCs w:val="24"/>
            <w:highlight w:val="white"/>
          </w:rPr>
          <w:t xml:space="preserve">of </w:t>
        </w:r>
      </w:ins>
      <w:r>
        <w:rPr>
          <w:rFonts w:ascii="Times New Roman" w:eastAsia="Times New Roman" w:hAnsi="Times New Roman" w:cs="Times New Roman"/>
          <w:sz w:val="24"/>
          <w:szCs w:val="24"/>
          <w:highlight w:val="white"/>
        </w:rPr>
        <w:t xml:space="preserve"> naturalistic</w:t>
      </w:r>
      <w:proofErr w:type="gramEnd"/>
      <w:r>
        <w:rPr>
          <w:rFonts w:ascii="Times New Roman" w:eastAsia="Times New Roman" w:hAnsi="Times New Roman" w:cs="Times New Roman"/>
          <w:sz w:val="24"/>
          <w:szCs w:val="24"/>
          <w:highlight w:val="white"/>
        </w:rPr>
        <w:t xml:space="preserve"> recordings in the CHILDES database, a priceless public research resource. We assessed and characterized sampling bias by examining the database through four </w:t>
      </w:r>
      <w:del w:id="305" w:author="Author" w:date="2025-01-23T08:42:00Z">
        <w:r>
          <w:rPr>
            <w:rFonts w:ascii="Times New Roman" w:eastAsia="Times New Roman" w:hAnsi="Times New Roman" w:cs="Times New Roman"/>
            <w:sz w:val="24"/>
            <w:szCs w:val="24"/>
            <w:highlight w:val="white"/>
          </w:rPr>
          <w:delText>macro dimensions:</w:delText>
        </w:r>
        <w:r>
          <w:rPr>
            <w:rFonts w:ascii="Times New Roman" w:eastAsia="Times New Roman" w:hAnsi="Times New Roman" w:cs="Times New Roman"/>
            <w:sz w:val="24"/>
            <w:szCs w:val="24"/>
            <w:highlight w:val="white"/>
          </w:rPr>
          <w:delText xml:space="preserve"> SES, urbanization, family structure, and languages, all representing </w:delText>
        </w:r>
      </w:del>
      <w:r>
        <w:rPr>
          <w:rFonts w:ascii="Times New Roman" w:eastAsia="Times New Roman" w:hAnsi="Times New Roman" w:cs="Times New Roman"/>
          <w:sz w:val="24"/>
          <w:szCs w:val="24"/>
          <w:highlight w:val="white"/>
        </w:rPr>
        <w:t xml:space="preserve">dimensions believed to </w:t>
      </w:r>
      <w:r>
        <w:rPr>
          <w:rFonts w:ascii="Times New Roman" w:eastAsia="Times New Roman" w:hAnsi="Times New Roman" w:cs="Times New Roman"/>
          <w:sz w:val="24"/>
          <w:szCs w:val="24"/>
          <w:highlight w:val="white"/>
        </w:rPr>
        <w:t>be relevant for early language acquisition</w:t>
      </w:r>
      <w:del w:id="306" w:author="Author" w:date="2025-01-23T08:42:00Z">
        <w:r>
          <w:rPr>
            <w:rFonts w:ascii="Times New Roman" w:eastAsia="Times New Roman" w:hAnsi="Times New Roman" w:cs="Times New Roman"/>
            <w:sz w:val="24"/>
            <w:szCs w:val="24"/>
            <w:highlight w:val="white"/>
          </w:rPr>
          <w:delText>. We aimed to address the question of how biased the sample was in terms of these four dimensions when compared to the wo</w:delText>
        </w:r>
        <w:r>
          <w:rPr>
            <w:rFonts w:ascii="Times New Roman" w:eastAsia="Times New Roman" w:hAnsi="Times New Roman" w:cs="Times New Roman"/>
            <w:sz w:val="24"/>
            <w:szCs w:val="24"/>
            <w:highlight w:val="white"/>
          </w:rPr>
          <w:delText>rld's population, as well as when taking into account the countries in which the data were collected.</w:delText>
        </w:r>
      </w:del>
      <w:ins w:id="307" w:author="Author" w:date="2025-01-23T08:42:00Z">
        <w:r>
          <w:rPr>
            <w:rFonts w:ascii="Times New Roman" w:eastAsia="Times New Roman" w:hAnsi="Times New Roman" w:cs="Times New Roman"/>
            <w:sz w:val="24"/>
            <w:szCs w:val="24"/>
            <w:highlight w:val="white"/>
          </w:rPr>
          <w:t xml:space="preserve">: SES, urbanization, family structure, and languages. </w:t>
        </w:r>
      </w:ins>
    </w:p>
    <w:p w14:paraId="4B4F48B3" w14:textId="6A4A86E6" w:rsidR="00634943" w:rsidRDefault="004350FC">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Thanks to the collective work of nearly 300 individuals (with deep thanks to the people acknowledged in SM8), we </w:t>
      </w:r>
      <w:del w:id="308" w:author="Author" w:date="2025-01-23T08:42:00Z">
        <w:r>
          <w:rPr>
            <w:rFonts w:ascii="Times New Roman" w:eastAsia="Times New Roman" w:hAnsi="Times New Roman" w:cs="Times New Roman"/>
            <w:sz w:val="24"/>
            <w:szCs w:val="24"/>
            <w:highlight w:val="white"/>
          </w:rPr>
          <w:delText>could include</w:delText>
        </w:r>
      </w:del>
      <w:ins w:id="309" w:author="Author" w:date="2025-01-23T08:42:00Z">
        <w:r>
          <w:rPr>
            <w:rFonts w:ascii="Times New Roman" w:eastAsia="Times New Roman" w:hAnsi="Times New Roman" w:cs="Times New Roman"/>
            <w:sz w:val="24"/>
            <w:szCs w:val="24"/>
            <w:highlight w:val="white"/>
          </w:rPr>
          <w:t>included</w:t>
        </w:r>
      </w:ins>
      <w:r>
        <w:rPr>
          <w:rFonts w:ascii="Times New Roman" w:eastAsia="Times New Roman" w:hAnsi="Times New Roman" w:cs="Times New Roman"/>
          <w:sz w:val="24"/>
          <w:szCs w:val="24"/>
          <w:highlight w:val="white"/>
        </w:rPr>
        <w:t xml:space="preserve"> 180 corpora</w:t>
      </w:r>
      <w:ins w:id="310" w:author="Author" w:date="2025-01-23T08:42:00Z">
        <w:r>
          <w:rPr>
            <w:rFonts w:ascii="Times New Roman" w:eastAsia="Times New Roman" w:hAnsi="Times New Roman" w:cs="Times New Roman"/>
            <w:sz w:val="24"/>
            <w:szCs w:val="24"/>
            <w:highlight w:val="white"/>
          </w:rPr>
          <w:t>, in 63 different language</w:t>
        </w:r>
        <w:r>
          <w:rPr>
            <w:rFonts w:ascii="Times New Roman" w:eastAsia="Times New Roman" w:hAnsi="Times New Roman" w:cs="Times New Roman"/>
            <w:sz w:val="24"/>
            <w:szCs w:val="24"/>
            <w:highlight w:val="white"/>
          </w:rPr>
          <w:t>s or language combinations,</w:t>
        </w:r>
      </w:ins>
      <w:r>
        <w:rPr>
          <w:rFonts w:ascii="Times New Roman" w:eastAsia="Times New Roman" w:hAnsi="Times New Roman" w:cs="Times New Roman"/>
          <w:sz w:val="24"/>
          <w:szCs w:val="24"/>
          <w:highlight w:val="white"/>
        </w:rPr>
        <w:t xml:space="preserve"> from 48 different countries, primarily OECD (84%). Despite a remarkable diversity in terms of languages and countries, analyses of the demographic characteristics of our CHILDES sample revealed several measures where the corpora</w:t>
      </w:r>
      <w:r>
        <w:rPr>
          <w:rFonts w:ascii="Times New Roman" w:eastAsia="Times New Roman" w:hAnsi="Times New Roman" w:cs="Times New Roman"/>
          <w:sz w:val="24"/>
          <w:szCs w:val="24"/>
          <w:highlight w:val="white"/>
        </w:rPr>
        <w:t xml:space="preserve"> do not represent the world population, nor </w:t>
      </w:r>
      <w:del w:id="311" w:author="Author" w:date="2025-01-23T08:42:00Z">
        <w:r>
          <w:rPr>
            <w:rFonts w:ascii="Times New Roman" w:eastAsia="Times New Roman" w:hAnsi="Times New Roman" w:cs="Times New Roman"/>
            <w:sz w:val="24"/>
            <w:szCs w:val="24"/>
            <w:highlight w:val="white"/>
          </w:rPr>
          <w:delText xml:space="preserve">did the corpora </w:delText>
        </w:r>
      </w:del>
      <w:r>
        <w:rPr>
          <w:rFonts w:ascii="Times New Roman" w:eastAsia="Times New Roman" w:hAnsi="Times New Roman" w:cs="Times New Roman"/>
          <w:sz w:val="24"/>
          <w:szCs w:val="24"/>
          <w:highlight w:val="white"/>
        </w:rPr>
        <w:t>faithfully represent the countries in which data were collected, in terms of SES, urbanization, family structure, and linguistic dimensions.</w:t>
      </w:r>
    </w:p>
    <w:p w14:paraId="3BA4D684" w14:textId="75E5EA4C" w:rsidR="00634943" w:rsidRDefault="004350FC">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terms of SES, our macro-level analyses showed that represented count</w:t>
      </w:r>
      <w:r>
        <w:rPr>
          <w:rFonts w:ascii="Times New Roman" w:eastAsia="Times New Roman" w:hAnsi="Times New Roman" w:cs="Times New Roman"/>
          <w:sz w:val="24"/>
          <w:szCs w:val="24"/>
          <w:highlight w:val="white"/>
        </w:rPr>
        <w:t>ries had a higher percentage of individuals completing lower secondary school, and higher Gross Domestic Product (GDP) per capita, compared to the worldwide distribution. Our</w:t>
      </w:r>
      <w:del w:id="312" w:author="Author" w:date="2025-01-23T08:42:00Z">
        <w:r>
          <w:rPr>
            <w:rFonts w:ascii="Times New Roman" w:eastAsia="Times New Roman" w:hAnsi="Times New Roman" w:cs="Times New Roman"/>
            <w:sz w:val="24"/>
            <w:szCs w:val="24"/>
            <w:highlight w:val="white"/>
          </w:rPr>
          <w:delText xml:space="preserve"> focused</w:delText>
        </w:r>
      </w:del>
      <w:r>
        <w:rPr>
          <w:rFonts w:ascii="Times New Roman" w:eastAsia="Times New Roman" w:hAnsi="Times New Roman" w:cs="Times New Roman"/>
          <w:sz w:val="24"/>
          <w:szCs w:val="24"/>
          <w:highlight w:val="white"/>
        </w:rPr>
        <w:t xml:space="preserve"> analyses further suggested that higher SES families with highly educated parents </w:t>
      </w:r>
      <w:r>
        <w:rPr>
          <w:rFonts w:ascii="Times New Roman" w:eastAsia="Times New Roman" w:hAnsi="Times New Roman" w:cs="Times New Roman"/>
          <w:sz w:val="24"/>
          <w:szCs w:val="24"/>
          <w:highlight w:val="white"/>
        </w:rPr>
        <w:t xml:space="preserve">were more common than would have </w:t>
      </w:r>
      <w:ins w:id="313" w:author="Author" w:date="2025-01-23T08:42:00Z">
        <w:r>
          <w:rPr>
            <w:rFonts w:ascii="Times New Roman" w:eastAsia="Times New Roman" w:hAnsi="Times New Roman" w:cs="Times New Roman"/>
            <w:sz w:val="24"/>
            <w:szCs w:val="24"/>
            <w:highlight w:val="white"/>
          </w:rPr>
          <w:t xml:space="preserve">been </w:t>
        </w:r>
      </w:ins>
      <w:r>
        <w:rPr>
          <w:rFonts w:ascii="Times New Roman" w:eastAsia="Times New Roman" w:hAnsi="Times New Roman" w:cs="Times New Roman"/>
          <w:sz w:val="24"/>
          <w:szCs w:val="24"/>
          <w:highlight w:val="white"/>
        </w:rPr>
        <w:t xml:space="preserve">expected given </w:t>
      </w:r>
      <w:del w:id="314" w:author="Author" w:date="2025-01-23T08:42:00Z">
        <w:r>
          <w:rPr>
            <w:rFonts w:ascii="Times New Roman" w:eastAsia="Times New Roman" w:hAnsi="Times New Roman" w:cs="Times New Roman"/>
            <w:sz w:val="24"/>
            <w:szCs w:val="24"/>
            <w:highlight w:val="white"/>
          </w:rPr>
          <w:delText>the</w:delText>
        </w:r>
      </w:del>
      <w:ins w:id="315" w:author="Author" w:date="2025-01-23T08:42:00Z">
        <w:r>
          <w:rPr>
            <w:rFonts w:ascii="Times New Roman" w:eastAsia="Times New Roman" w:hAnsi="Times New Roman" w:cs="Times New Roman"/>
            <w:sz w:val="24"/>
            <w:szCs w:val="24"/>
            <w:highlight w:val="white"/>
          </w:rPr>
          <w:t>their</w:t>
        </w:r>
      </w:ins>
      <w:r>
        <w:rPr>
          <w:rFonts w:ascii="Times New Roman" w:eastAsia="Times New Roman" w:hAnsi="Times New Roman" w:cs="Times New Roman"/>
          <w:sz w:val="24"/>
          <w:szCs w:val="24"/>
          <w:highlight w:val="white"/>
        </w:rPr>
        <w:t xml:space="preserve"> source countries. Considering the extensive literature linking SES and language acquisition, these are important biases to </w:t>
      </w:r>
      <w:proofErr w:type="gramStart"/>
      <w:r>
        <w:rPr>
          <w:rFonts w:ascii="Times New Roman" w:eastAsia="Times New Roman" w:hAnsi="Times New Roman" w:cs="Times New Roman"/>
          <w:sz w:val="24"/>
          <w:szCs w:val="24"/>
          <w:highlight w:val="white"/>
        </w:rPr>
        <w:t>take into account</w:t>
      </w:r>
      <w:proofErr w:type="gramEnd"/>
      <w:r>
        <w:rPr>
          <w:rFonts w:ascii="Times New Roman" w:eastAsia="Times New Roman" w:hAnsi="Times New Roman" w:cs="Times New Roman"/>
          <w:sz w:val="24"/>
          <w:szCs w:val="24"/>
          <w:highlight w:val="white"/>
        </w:rPr>
        <w:t>.</w:t>
      </w:r>
    </w:p>
    <w:p w14:paraId="3DC6577A" w14:textId="585238DB" w:rsidR="00634943" w:rsidRDefault="004350FC">
      <w:pPr>
        <w:spacing w:line="479" w:lineRule="auto"/>
        <w:ind w:firstLine="720"/>
        <w:rPr>
          <w:rFonts w:ascii="Times New Roman" w:eastAsia="Times New Roman" w:hAnsi="Times New Roman" w:cs="Times New Roman"/>
          <w:sz w:val="24"/>
          <w:szCs w:val="24"/>
          <w:highlight w:val="white"/>
        </w:rPr>
      </w:pPr>
      <w:del w:id="316" w:author="Author" w:date="2025-01-23T08:42:00Z">
        <w:r>
          <w:rPr>
            <w:rFonts w:ascii="Times New Roman" w:eastAsia="Times New Roman" w:hAnsi="Times New Roman" w:cs="Times New Roman"/>
            <w:sz w:val="24"/>
            <w:szCs w:val="24"/>
            <w:highlight w:val="white"/>
          </w:rPr>
          <w:delText>The dataset's overrepresentation of highly educated parents extends beyond this e</w:delText>
        </w:r>
        <w:r>
          <w:rPr>
            <w:rFonts w:ascii="Times New Roman" w:eastAsia="Times New Roman" w:hAnsi="Times New Roman" w:cs="Times New Roman"/>
            <w:sz w:val="24"/>
            <w:szCs w:val="24"/>
            <w:highlight w:val="white"/>
          </w:rPr>
          <w:delText xml:space="preserve">ducational/income bias. </w:delText>
        </w:r>
      </w:del>
      <w:r>
        <w:rPr>
          <w:rFonts w:ascii="Times New Roman" w:eastAsia="Times New Roman" w:hAnsi="Times New Roman" w:cs="Times New Roman"/>
          <w:sz w:val="24"/>
          <w:szCs w:val="24"/>
          <w:highlight w:val="white"/>
        </w:rPr>
        <w:t>Notably, approximately half of the corpora feature pare</w:t>
      </w:r>
      <w:r>
        <w:rPr>
          <w:rFonts w:ascii="Times New Roman" w:eastAsia="Times New Roman" w:hAnsi="Times New Roman" w:cs="Times New Roman"/>
          <w:sz w:val="24"/>
          <w:szCs w:val="24"/>
          <w:highlight w:val="white"/>
        </w:rPr>
        <w:t xml:space="preserve">nts engaged in </w:t>
      </w:r>
      <w:r>
        <w:rPr>
          <w:rFonts w:ascii="Times New Roman" w:eastAsia="Times New Roman" w:hAnsi="Times New Roman" w:cs="Times New Roman"/>
          <w:sz w:val="24"/>
          <w:szCs w:val="24"/>
          <w:highlight w:val="white"/>
        </w:rPr>
        <w:lastRenderedPageBreak/>
        <w:t>research-related professions, with academics frequently studying their own (grand</w:t>
      </w:r>
      <w:del w:id="317" w:author="Author" w:date="2025-01-23T08:42:00Z">
        <w:r>
          <w:rPr>
            <w:rFonts w:ascii="Times New Roman" w:eastAsia="Times New Roman" w:hAnsi="Times New Roman" w:cs="Times New Roman"/>
            <w:sz w:val="24"/>
            <w:szCs w:val="24"/>
            <w:highlight w:val="white"/>
          </w:rPr>
          <w:delText>)</w:delText>
        </w:r>
      </w:del>
      <w:proofErr w:type="gramStart"/>
      <w:ins w:id="318"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children</w:t>
      </w:r>
      <w:proofErr w:type="gramEnd"/>
      <w:r>
        <w:rPr>
          <w:rFonts w:ascii="Times New Roman" w:eastAsia="Times New Roman" w:hAnsi="Times New Roman" w:cs="Times New Roman"/>
          <w:sz w:val="24"/>
          <w:szCs w:val="24"/>
          <w:highlight w:val="white"/>
        </w:rPr>
        <w:t>. In comparison, in the US general population, in 2020, only 6% of American citizens would fall under such definitions. The danger of extrapolating fr</w:t>
      </w:r>
      <w:r>
        <w:rPr>
          <w:rFonts w:ascii="Times New Roman" w:eastAsia="Times New Roman" w:hAnsi="Times New Roman" w:cs="Times New Roman"/>
          <w:sz w:val="24"/>
          <w:szCs w:val="24"/>
          <w:highlight w:val="white"/>
        </w:rPr>
        <w:t xml:space="preserve">om such a sample goes beyond issues previously discussed in the context of convenience (homogeneous or heterogeneous) samples (Bornstein et al., 2013), </w:t>
      </w:r>
      <w:del w:id="319" w:author="Author" w:date="2025-01-23T08:42:00Z">
        <w:r>
          <w:rPr>
            <w:rFonts w:ascii="Times New Roman" w:eastAsia="Times New Roman" w:hAnsi="Times New Roman" w:cs="Times New Roman"/>
            <w:sz w:val="24"/>
            <w:szCs w:val="24"/>
            <w:highlight w:val="white"/>
          </w:rPr>
          <w:delText>and may concern the very f</w:delText>
        </w:r>
        <w:r>
          <w:rPr>
            <w:rFonts w:ascii="Times New Roman" w:eastAsia="Times New Roman" w:hAnsi="Times New Roman" w:cs="Times New Roman"/>
            <w:sz w:val="24"/>
            <w:szCs w:val="24"/>
            <w:highlight w:val="white"/>
          </w:rPr>
          <w:delText>act that</w:delText>
        </w:r>
      </w:del>
      <w:ins w:id="320" w:author="Author" w:date="2025-01-23T08:42:00Z">
        <w:r>
          <w:rPr>
            <w:rFonts w:ascii="Times New Roman" w:eastAsia="Times New Roman" w:hAnsi="Times New Roman" w:cs="Times New Roman"/>
            <w:sz w:val="24"/>
            <w:szCs w:val="24"/>
            <w:highlight w:val="white"/>
          </w:rPr>
          <w:t>with</w:t>
        </w:r>
      </w:ins>
      <w:r>
        <w:rPr>
          <w:rFonts w:ascii="Times New Roman" w:eastAsia="Times New Roman" w:hAnsi="Times New Roman" w:cs="Times New Roman"/>
          <w:sz w:val="24"/>
          <w:szCs w:val="24"/>
          <w:highlight w:val="white"/>
        </w:rPr>
        <w:t xml:space="preserve"> parents </w:t>
      </w:r>
      <w:del w:id="321" w:author="Author" w:date="2025-01-23T08:42:00Z">
        <w:r>
          <w:rPr>
            <w:rFonts w:ascii="Times New Roman" w:eastAsia="Times New Roman" w:hAnsi="Times New Roman" w:cs="Times New Roman"/>
            <w:sz w:val="24"/>
            <w:szCs w:val="24"/>
            <w:highlight w:val="white"/>
          </w:rPr>
          <w:delText>who pursue</w:delText>
        </w:r>
      </w:del>
      <w:ins w:id="322" w:author="Author" w:date="2025-01-23T08:42:00Z">
        <w:r>
          <w:rPr>
            <w:rFonts w:ascii="Times New Roman" w:eastAsia="Times New Roman" w:hAnsi="Times New Roman" w:cs="Times New Roman"/>
            <w:sz w:val="24"/>
            <w:szCs w:val="24"/>
            <w:highlight w:val="white"/>
          </w:rPr>
          <w:t>pursuing</w:t>
        </w:r>
      </w:ins>
      <w:r>
        <w:rPr>
          <w:rFonts w:ascii="Times New Roman" w:eastAsia="Times New Roman" w:hAnsi="Times New Roman" w:cs="Times New Roman"/>
          <w:sz w:val="24"/>
          <w:szCs w:val="24"/>
          <w:highlight w:val="white"/>
        </w:rPr>
        <w:t xml:space="preserve"> a career in academia (and likely in language-related areas) </w:t>
      </w:r>
      <w:del w:id="323" w:author="Author" w:date="2025-01-23T08:42:00Z">
        <w:r>
          <w:rPr>
            <w:rFonts w:ascii="Times New Roman" w:eastAsia="Times New Roman" w:hAnsi="Times New Roman" w:cs="Times New Roman"/>
            <w:sz w:val="24"/>
            <w:szCs w:val="24"/>
            <w:highlight w:val="white"/>
          </w:rPr>
          <w:delText>could be particular</w:delText>
        </w:r>
      </w:del>
      <w:ins w:id="324" w:author="Author" w:date="2025-01-23T08:42:00Z">
        <w:r>
          <w:rPr>
            <w:rFonts w:ascii="Times New Roman" w:eastAsia="Times New Roman" w:hAnsi="Times New Roman" w:cs="Times New Roman"/>
            <w:sz w:val="24"/>
            <w:szCs w:val="24"/>
            <w:highlight w:val="white"/>
          </w:rPr>
          <w:t>possibly being unusual</w:t>
        </w:r>
      </w:ins>
      <w:r>
        <w:rPr>
          <w:rFonts w:ascii="Times New Roman" w:eastAsia="Times New Roman" w:hAnsi="Times New Roman" w:cs="Times New Roman"/>
          <w:sz w:val="24"/>
          <w:szCs w:val="24"/>
          <w:highlight w:val="white"/>
        </w:rPr>
        <w:t xml:space="preserve"> in their linguistic behavior.</w:t>
      </w:r>
    </w:p>
    <w:p w14:paraId="7D16AEC5" w14:textId="2389DC0F" w:rsidR="00634943" w:rsidRDefault="004350FC">
      <w:pPr>
        <w:spacing w:line="479" w:lineRule="auto"/>
        <w:ind w:firstLine="720"/>
        <w:rPr>
          <w:rFonts w:ascii="Times New Roman" w:eastAsia="Times New Roman" w:hAnsi="Times New Roman" w:cs="Times New Roman"/>
          <w:sz w:val="24"/>
          <w:szCs w:val="24"/>
          <w:highlight w:val="white"/>
        </w:rPr>
      </w:pPr>
      <w:del w:id="325" w:author="Author" w:date="2025-01-23T08:42:00Z">
        <w:r>
          <w:rPr>
            <w:rFonts w:ascii="Times New Roman" w:eastAsia="Times New Roman" w:hAnsi="Times New Roman" w:cs="Times New Roman"/>
            <w:sz w:val="24"/>
            <w:szCs w:val="24"/>
            <w:highlight w:val="white"/>
          </w:rPr>
          <w:delText xml:space="preserve">We also uncovered significant biases in the urbanization dimension. </w:delText>
        </w:r>
      </w:del>
      <w:r>
        <w:rPr>
          <w:rFonts w:ascii="Times New Roman" w:eastAsia="Times New Roman" w:hAnsi="Times New Roman" w:cs="Times New Roman"/>
          <w:sz w:val="24"/>
          <w:szCs w:val="24"/>
          <w:highlight w:val="white"/>
        </w:rPr>
        <w:t xml:space="preserve">Regarding urbanization, 91% of corpora were urban, compared to 59% of the world population, with only 5 corpora exclusively rural. The latter seemed to be reasonable given urbanization statistics for the countries where data </w:t>
      </w:r>
      <w:r>
        <w:rPr>
          <w:rFonts w:ascii="Times New Roman" w:eastAsia="Times New Roman" w:hAnsi="Times New Roman" w:cs="Times New Roman"/>
          <w:sz w:val="24"/>
          <w:szCs w:val="24"/>
          <w:highlight w:val="white"/>
        </w:rPr>
        <w:t xml:space="preserve">were collected. Thus, in this case, the bias pertains only to which countries are represented, and not how data are sampled within the country. One challenge for future work will involve teasing apart the </w:t>
      </w:r>
      <w:del w:id="326" w:author="Author" w:date="2025-01-23T08:42:00Z">
        <w:r>
          <w:rPr>
            <w:rFonts w:ascii="Times New Roman" w:eastAsia="Times New Roman" w:hAnsi="Times New Roman" w:cs="Times New Roman"/>
            <w:sz w:val="24"/>
            <w:szCs w:val="24"/>
            <w:highlight w:val="white"/>
          </w:rPr>
          <w:delText xml:space="preserve">myriads of </w:delText>
        </w:r>
      </w:del>
      <w:r>
        <w:rPr>
          <w:rFonts w:ascii="Times New Roman" w:eastAsia="Times New Roman" w:hAnsi="Times New Roman" w:cs="Times New Roman"/>
          <w:sz w:val="24"/>
          <w:szCs w:val="24"/>
          <w:highlight w:val="white"/>
        </w:rPr>
        <w:t>ways in which urbanization may relate to language o</w:t>
      </w:r>
      <w:r>
        <w:rPr>
          <w:rFonts w:ascii="Times New Roman" w:eastAsia="Times New Roman" w:hAnsi="Times New Roman" w:cs="Times New Roman"/>
          <w:sz w:val="24"/>
          <w:szCs w:val="24"/>
          <w:highlight w:val="white"/>
        </w:rPr>
        <w:t xml:space="preserve">utcomes, including not only the parental goals mentioned in the Introduction (Keller, 2012) but also factors that may be confounded with urbanization. </w:t>
      </w:r>
      <w:del w:id="327" w:author="Author" w:date="2025-01-23T08:42:00Z">
        <w:r>
          <w:rPr>
            <w:rFonts w:ascii="Times New Roman" w:eastAsia="Times New Roman" w:hAnsi="Times New Roman" w:cs="Times New Roman"/>
            <w:sz w:val="24"/>
            <w:szCs w:val="24"/>
            <w:highlight w:val="white"/>
          </w:rPr>
          <w:delText>For example, families in rural conditions may have less access to infrastructure, but they may be protected from certain types of stress. In fact</w:delText>
        </w:r>
      </w:del>
      <w:ins w:id="328" w:author="Author" w:date="2025-01-23T08:42:00Z">
        <w:r>
          <w:rPr>
            <w:rFonts w:ascii="Times New Roman" w:eastAsia="Times New Roman" w:hAnsi="Times New Roman" w:cs="Times New Roman"/>
            <w:sz w:val="24"/>
            <w:szCs w:val="24"/>
            <w:highlight w:val="white"/>
          </w:rPr>
          <w:t>For example</w:t>
        </w:r>
      </w:ins>
      <w:r>
        <w:rPr>
          <w:rFonts w:ascii="Times New Roman" w:eastAsia="Times New Roman" w:hAnsi="Times New Roman" w:cs="Times New Roman"/>
          <w:sz w:val="24"/>
          <w:szCs w:val="24"/>
          <w:highlight w:val="white"/>
        </w:rPr>
        <w:t>, a study using long-form recordings suggested that infants growing up in formerly rural famil</w:t>
      </w:r>
      <w:r>
        <w:rPr>
          <w:rFonts w:ascii="Times New Roman" w:eastAsia="Times New Roman" w:hAnsi="Times New Roman" w:cs="Times New Roman"/>
          <w:sz w:val="24"/>
          <w:szCs w:val="24"/>
          <w:highlight w:val="white"/>
        </w:rPr>
        <w:t>ies that had migrated to urban centers were afforded less spoken input</w:t>
      </w:r>
      <w:ins w:id="329"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 and had smaller vocabularies</w:t>
      </w:r>
      <w:ins w:id="330"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 than infants whose families had remained rural (Ma et al., 2024).</w:t>
      </w:r>
    </w:p>
    <w:p w14:paraId="6A3BB865" w14:textId="7ACBE78A" w:rsidR="00634943" w:rsidRDefault="004350FC">
      <w:pPr>
        <w:spacing w:line="479" w:lineRule="auto"/>
        <w:ind w:firstLine="720"/>
        <w:rPr>
          <w:ins w:id="331"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terms of family structure, the represented countries had smaller households compared </w:t>
      </w:r>
      <w:r>
        <w:rPr>
          <w:rFonts w:ascii="Times New Roman" w:eastAsia="Times New Roman" w:hAnsi="Times New Roman" w:cs="Times New Roman"/>
          <w:sz w:val="24"/>
          <w:szCs w:val="24"/>
          <w:highlight w:val="white"/>
        </w:rPr>
        <w:t xml:space="preserve">to the world average. When comparing household composition in our CHILDES sample with the countries where data had been collected, we found </w:t>
      </w:r>
      <w:del w:id="332" w:author="Author" w:date="2025-01-23T08:42:00Z">
        <w:r>
          <w:rPr>
            <w:rFonts w:ascii="Times New Roman" w:eastAsia="Times New Roman" w:hAnsi="Times New Roman" w:cs="Times New Roman"/>
            <w:sz w:val="24"/>
            <w:szCs w:val="24"/>
            <w:highlight w:val="white"/>
          </w:rPr>
          <w:delText>mismatches, with likely a</w:delText>
        </w:r>
      </w:del>
      <w:ins w:id="333" w:author="Author" w:date="2025-01-23T08:42:00Z">
        <w:r>
          <w:rPr>
            <w:rFonts w:ascii="Times New Roman" w:eastAsia="Times New Roman" w:hAnsi="Times New Roman" w:cs="Times New Roman"/>
            <w:sz w:val="24"/>
            <w:szCs w:val="24"/>
            <w:highlight w:val="white"/>
          </w:rPr>
          <w:t>a possible</w:t>
        </w:r>
      </w:ins>
      <w:r>
        <w:rPr>
          <w:rFonts w:ascii="Times New Roman" w:eastAsia="Times New Roman" w:hAnsi="Times New Roman" w:cs="Times New Roman"/>
          <w:sz w:val="24"/>
          <w:szCs w:val="24"/>
          <w:highlight w:val="white"/>
        </w:rPr>
        <w:t xml:space="preserve"> trend for underrepresenting extended families. A bias towards nuclear families limits our understanding o</w:t>
      </w:r>
      <w:r>
        <w:rPr>
          <w:rFonts w:ascii="Times New Roman" w:eastAsia="Times New Roman" w:hAnsi="Times New Roman" w:cs="Times New Roman"/>
          <w:sz w:val="24"/>
          <w:szCs w:val="24"/>
          <w:highlight w:val="white"/>
        </w:rPr>
        <w:t xml:space="preserve">f diverse caregiving structures, particularly </w:t>
      </w:r>
      <w:proofErr w:type="spellStart"/>
      <w:r>
        <w:rPr>
          <w:rFonts w:ascii="Times New Roman" w:eastAsia="Times New Roman" w:hAnsi="Times New Roman" w:cs="Times New Roman"/>
          <w:sz w:val="24"/>
          <w:szCs w:val="24"/>
          <w:highlight w:val="white"/>
        </w:rPr>
        <w:t>alloparental</w:t>
      </w:r>
      <w:proofErr w:type="spellEnd"/>
      <w:r>
        <w:rPr>
          <w:rFonts w:ascii="Times New Roman" w:eastAsia="Times New Roman" w:hAnsi="Times New Roman" w:cs="Times New Roman"/>
          <w:sz w:val="24"/>
          <w:szCs w:val="24"/>
          <w:highlight w:val="white"/>
        </w:rPr>
        <w:t xml:space="preserve"> involvement, in language acquisition. </w:t>
      </w:r>
    </w:p>
    <w:p w14:paraId="101DEC36" w14:textId="5C20B261" w:rsidR="00634943" w:rsidRDefault="004350FC">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While multi-child families are well-represented in our CHILDES sample, the </w:t>
      </w:r>
      <w:ins w:id="334" w:author="Author" w:date="2025-01-23T08:42:00Z">
        <w:r>
          <w:rPr>
            <w:rFonts w:ascii="Times New Roman" w:eastAsia="Times New Roman" w:hAnsi="Times New Roman" w:cs="Times New Roman"/>
            <w:sz w:val="24"/>
            <w:szCs w:val="24"/>
          </w:rPr>
          <w:t xml:space="preserve">possible </w:t>
        </w:r>
      </w:ins>
      <w:r>
        <w:rPr>
          <w:rFonts w:ascii="Times New Roman" w:eastAsia="Times New Roman" w:hAnsi="Times New Roman" w:cs="Times New Roman"/>
          <w:sz w:val="24"/>
          <w:szCs w:val="24"/>
          <w:highlight w:val="white"/>
        </w:rPr>
        <w:t xml:space="preserve">absence of </w:t>
      </w:r>
      <w:del w:id="335" w:author="Author" w:date="2025-01-23T08:42:00Z">
        <w:r>
          <w:rPr>
            <w:rFonts w:ascii="Times New Roman" w:eastAsia="Times New Roman" w:hAnsi="Times New Roman" w:cs="Times New Roman"/>
            <w:sz w:val="24"/>
            <w:szCs w:val="24"/>
            <w:highlight w:val="white"/>
          </w:rPr>
          <w:delText>siblings'</w:delText>
        </w:r>
      </w:del>
      <w:ins w:id="336" w:author="Author" w:date="2025-01-23T08:42:00Z">
        <w:r>
          <w:rPr>
            <w:rFonts w:ascii="Times New Roman" w:eastAsia="Times New Roman" w:hAnsi="Times New Roman" w:cs="Times New Roman"/>
            <w:sz w:val="24"/>
            <w:szCs w:val="24"/>
            <w:highlight w:val="white"/>
          </w:rPr>
          <w:t>other household members'</w:t>
        </w:r>
      </w:ins>
      <w:r>
        <w:rPr>
          <w:rFonts w:ascii="Times New Roman" w:eastAsia="Times New Roman" w:hAnsi="Times New Roman" w:cs="Times New Roman"/>
          <w:sz w:val="24"/>
          <w:szCs w:val="24"/>
          <w:highlight w:val="white"/>
        </w:rPr>
        <w:t xml:space="preserve"> speech in some transcripts (e.g., </w:t>
      </w:r>
      <w:ins w:id="337" w:author="Author" w:date="2025-01-23T08:42:00Z">
        <w:r>
          <w:rPr>
            <w:rFonts w:ascii="Times New Roman" w:eastAsia="Times New Roman" w:hAnsi="Times New Roman" w:cs="Times New Roman"/>
            <w:sz w:val="24"/>
            <w:szCs w:val="24"/>
            <w:highlight w:val="white"/>
          </w:rPr>
          <w:t>sibl</w:t>
        </w:r>
        <w:r>
          <w:rPr>
            <w:rFonts w:ascii="Times New Roman" w:eastAsia="Times New Roman" w:hAnsi="Times New Roman" w:cs="Times New Roman"/>
            <w:sz w:val="24"/>
            <w:szCs w:val="24"/>
            <w:highlight w:val="white"/>
          </w:rPr>
          <w:t xml:space="preserve">ings' speech, </w:t>
        </w:r>
      </w:ins>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et al., 2022) </w:t>
      </w:r>
      <w:del w:id="338" w:author="Author" w:date="2025-01-23T08:42:00Z">
        <w:r>
          <w:rPr>
            <w:rFonts w:ascii="Times New Roman" w:eastAsia="Times New Roman" w:hAnsi="Times New Roman" w:cs="Times New Roman"/>
            <w:sz w:val="24"/>
            <w:szCs w:val="24"/>
            <w:highlight w:val="white"/>
          </w:rPr>
          <w:delText>hinders</w:delText>
        </w:r>
      </w:del>
      <w:ins w:id="339" w:author="Author" w:date="2025-01-23T08:42:00Z">
        <w:r>
          <w:rPr>
            <w:rFonts w:ascii="Times New Roman" w:eastAsia="Times New Roman" w:hAnsi="Times New Roman" w:cs="Times New Roman"/>
            <w:sz w:val="24"/>
            <w:szCs w:val="24"/>
            <w:highlight w:val="white"/>
          </w:rPr>
          <w:t>could hinder</w:t>
        </w:r>
      </w:ins>
      <w:r>
        <w:rPr>
          <w:rFonts w:ascii="Times New Roman" w:eastAsia="Times New Roman" w:hAnsi="Times New Roman" w:cs="Times New Roman"/>
          <w:sz w:val="24"/>
          <w:szCs w:val="24"/>
          <w:highlight w:val="white"/>
        </w:rPr>
        <w:t xml:space="preserve"> insights into typical daily language interactions. </w:t>
      </w:r>
      <w:del w:id="340" w:author="Author" w:date="2025-01-23T08:42:00Z">
        <w:r>
          <w:rPr>
            <w:rFonts w:ascii="Times New Roman" w:eastAsia="Times New Roman" w:hAnsi="Times New Roman" w:cs="Times New Roman"/>
            <w:sz w:val="24"/>
            <w:szCs w:val="24"/>
            <w:highlight w:val="white"/>
          </w:rPr>
          <w:delText>In fact, even when recorded children reportedly had siblings, this does not mean that the siblings were recorded, transcribed,</w:delText>
        </w:r>
        <w:r>
          <w:rPr>
            <w:rFonts w:ascii="Times New Roman" w:eastAsia="Times New Roman" w:hAnsi="Times New Roman" w:cs="Times New Roman"/>
            <w:sz w:val="24"/>
            <w:szCs w:val="24"/>
            <w:highlight w:val="white"/>
          </w:rPr>
          <w:delText xml:space="preserve"> or even present during the recording session. </w:delText>
        </w:r>
      </w:del>
      <w:r>
        <w:rPr>
          <w:rFonts w:ascii="Times New Roman" w:eastAsia="Times New Roman" w:hAnsi="Times New Roman" w:cs="Times New Roman"/>
          <w:sz w:val="24"/>
          <w:szCs w:val="24"/>
          <w:highlight w:val="white"/>
        </w:rPr>
        <w:t xml:space="preserve">Limited data on birth order also restricts robust conclusions on sibling </w:t>
      </w:r>
      <w:del w:id="341" w:author="Author" w:date="2025-01-23T08:42:00Z">
        <w:r>
          <w:rPr>
            <w:rFonts w:ascii="Times New Roman" w:eastAsia="Times New Roman" w:hAnsi="Times New Roman" w:cs="Times New Roman"/>
            <w:sz w:val="24"/>
            <w:szCs w:val="24"/>
            <w:highlight w:val="white"/>
          </w:rPr>
          <w:delText>composition</w:delText>
        </w:r>
      </w:del>
      <w:ins w:id="342" w:author="Author" w:date="2025-01-23T08:42:00Z">
        <w:r>
          <w:rPr>
            <w:rFonts w:ascii="Times New Roman" w:eastAsia="Times New Roman" w:hAnsi="Times New Roman" w:cs="Times New Roman"/>
            <w:sz w:val="24"/>
            <w:szCs w:val="24"/>
            <w:highlight w:val="white"/>
          </w:rPr>
          <w:t>configuration</w:t>
        </w:r>
      </w:ins>
      <w:r>
        <w:rPr>
          <w:rFonts w:ascii="Times New Roman" w:eastAsia="Times New Roman" w:hAnsi="Times New Roman" w:cs="Times New Roman"/>
          <w:sz w:val="24"/>
          <w:szCs w:val="24"/>
          <w:highlight w:val="white"/>
        </w:rPr>
        <w:t xml:space="preserve"> in CHILDES and underscores the need for broader exploration of non-p</w:t>
      </w:r>
      <w:r>
        <w:rPr>
          <w:rFonts w:ascii="Times New Roman" w:eastAsia="Times New Roman" w:hAnsi="Times New Roman" w:cs="Times New Roman"/>
          <w:sz w:val="24"/>
          <w:szCs w:val="24"/>
          <w:highlight w:val="white"/>
        </w:rPr>
        <w:t>arental caregiving roles typically overlooked in studies focusing on predominantly WEIRD households.</w:t>
      </w:r>
    </w:p>
    <w:p w14:paraId="66FB8E36" w14:textId="77777777" w:rsidR="00634943" w:rsidRDefault="004350FC">
      <w:pPr>
        <w:spacing w:line="480" w:lineRule="auto"/>
        <w:ind w:firstLine="720"/>
        <w:rPr>
          <w:rFonts w:ascii="Times New Roman" w:eastAsia="Times New Roman" w:hAnsi="Times New Roman" w:cs="Times New Roman"/>
          <w:sz w:val="24"/>
          <w:szCs w:val="24"/>
          <w:highlight w:val="white"/>
        </w:rPr>
        <w:pPrChange w:id="343" w:author="Author" w:date="2025-01-23T08:42:00Z">
          <w:pPr>
            <w:spacing w:line="479" w:lineRule="auto"/>
            <w:ind w:firstLine="720"/>
          </w:pPr>
        </w:pPrChange>
      </w:pPr>
      <w:r>
        <w:rPr>
          <w:rFonts w:ascii="Times New Roman" w:eastAsia="Times New Roman" w:hAnsi="Times New Roman" w:cs="Times New Roman"/>
          <w:sz w:val="24"/>
          <w:szCs w:val="24"/>
          <w:highlight w:val="white"/>
        </w:rPr>
        <w:t>Finally, we found that English and more broadly Indo-European languages were overrepresented in our CHILDES sample, a point already made by others (e.g., C</w:t>
      </w:r>
      <w:r>
        <w:rPr>
          <w:rFonts w:ascii="Times New Roman" w:eastAsia="Times New Roman" w:hAnsi="Times New Roman" w:cs="Times New Roman"/>
          <w:sz w:val="24"/>
          <w:szCs w:val="24"/>
          <w:highlight w:val="white"/>
        </w:rPr>
        <w:t xml:space="preserve">hristiansen et al., 2022). This aligns with trends in child development literature (Kidd &amp; Garcia, 2022; Singh et al., 2023). </w:t>
      </w:r>
      <w:ins w:id="344" w:author="Author" w:date="2025-01-23T08:42:00Z">
        <w:r>
          <w:rPr>
            <w:rFonts w:ascii="Times New Roman" w:eastAsia="Times New Roman" w:hAnsi="Times New Roman" w:cs="Times New Roman"/>
            <w:sz w:val="24"/>
            <w:szCs w:val="24"/>
            <w:highlight w:val="white"/>
          </w:rPr>
          <w:t>Interestingly, out of the 10 countries with the most utterances, 5 were countries or territories where non-Indo-European languages</w:t>
        </w:r>
        <w:r>
          <w:rPr>
            <w:rFonts w:ascii="Times New Roman" w:eastAsia="Times New Roman" w:hAnsi="Times New Roman" w:cs="Times New Roman"/>
            <w:sz w:val="24"/>
            <w:szCs w:val="24"/>
            <w:highlight w:val="white"/>
          </w:rPr>
          <w:t xml:space="preserve"> are spoken: China, Israel, Japan, Indonesia, and Hong Kong. </w:t>
        </w:r>
      </w:ins>
      <w:r>
        <w:rPr>
          <w:rFonts w:ascii="Times New Roman" w:eastAsia="Times New Roman" w:hAnsi="Times New Roman" w:cs="Times New Roman"/>
          <w:sz w:val="24"/>
          <w:szCs w:val="24"/>
          <w:highlight w:val="white"/>
        </w:rPr>
        <w:t>Additionally, although a third of the corpora were not monolingual, this nonetheless underrepresents multilingualism in the world's population (Grosjean, 2024).</w:t>
      </w:r>
    </w:p>
    <w:p w14:paraId="5B8B891A" w14:textId="77777777" w:rsidR="00634943" w:rsidRDefault="004350FC">
      <w:pPr>
        <w:spacing w:line="480" w:lineRule="auto"/>
        <w:ind w:firstLine="720"/>
        <w:rPr>
          <w:ins w:id="345" w:author="Author" w:date="2025-01-23T08:42:00Z"/>
          <w:rFonts w:ascii="Times New Roman" w:eastAsia="Times New Roman" w:hAnsi="Times New Roman" w:cs="Times New Roman"/>
          <w:sz w:val="24"/>
          <w:szCs w:val="24"/>
        </w:rPr>
      </w:pPr>
      <w:ins w:id="346" w:author="Author" w:date="2025-01-23T08:42:00Z">
        <w:r>
          <w:rPr>
            <w:rFonts w:ascii="Times New Roman" w:eastAsia="Times New Roman" w:hAnsi="Times New Roman" w:cs="Times New Roman"/>
            <w:sz w:val="24"/>
            <w:szCs w:val="24"/>
          </w:rPr>
          <w:t>These biases likely have both prox</w:t>
        </w:r>
        <w:r>
          <w:rPr>
            <w:rFonts w:ascii="Times New Roman" w:eastAsia="Times New Roman" w:hAnsi="Times New Roman" w:cs="Times New Roman"/>
            <w:sz w:val="24"/>
            <w:szCs w:val="24"/>
          </w:rPr>
          <w:t>imal and distal consequences for child language. Proximally, studies on typologically diverse languages (e.g.</w:t>
        </w:r>
        <w:proofErr w:type="gramStart"/>
        <w:r>
          <w:rPr>
            <w:rFonts w:ascii="Times New Roman" w:eastAsia="Times New Roman" w:hAnsi="Times New Roman" w:cs="Times New Roman"/>
            <w:sz w:val="24"/>
            <w:szCs w:val="24"/>
          </w:rPr>
          <w:t xml:space="preserve">,  </w:t>
        </w:r>
      </w:ins>
      <w:moveToRangeStart w:id="347" w:author="Author" w:date="2025-01-23T08:42:00Z" w:name="move188514167"/>
      <w:moveTo w:id="348" w:author="Author" w:date="2025-01-23T08:42:00Z">
        <w:r>
          <w:rPr>
            <w:rFonts w:ascii="Times New Roman" w:eastAsia="Times New Roman" w:hAnsi="Times New Roman" w:cs="Times New Roman"/>
            <w:sz w:val="24"/>
            <w:szCs w:val="24"/>
          </w:rPr>
          <w:t>Casillas</w:t>
        </w:r>
        <w:proofErr w:type="gramEnd"/>
        <w:r>
          <w:rPr>
            <w:rFonts w:ascii="Times New Roman" w:eastAsia="Times New Roman" w:hAnsi="Times New Roman" w:cs="Times New Roman"/>
            <w:sz w:val="24"/>
            <w:szCs w:val="24"/>
          </w:rPr>
          <w:t xml:space="preserve"> et al., </w:t>
        </w:r>
      </w:moveTo>
      <w:moveToRangeEnd w:id="347"/>
      <w:ins w:id="349" w:author="Author" w:date="2025-01-23T08:42:00Z">
        <w:r>
          <w:rPr>
            <w:rFonts w:ascii="Times New Roman" w:eastAsia="Times New Roman" w:hAnsi="Times New Roman" w:cs="Times New Roman"/>
            <w:sz w:val="24"/>
            <w:szCs w:val="24"/>
          </w:rPr>
          <w:t xml:space="preserve">2024; De León, 1999; Demuth, 2022;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1980) highlight the limitations of current acquisition theories to the extent they rely</w:t>
        </w:r>
        <w:r>
          <w:rPr>
            <w:rFonts w:ascii="Times New Roman" w:eastAsia="Times New Roman" w:hAnsi="Times New Roman" w:cs="Times New Roman"/>
            <w:sz w:val="24"/>
            <w:szCs w:val="24"/>
          </w:rPr>
          <w:t xml:space="preserve"> on biased samples. For example, theories like syntactic bootstrapping, which assume consistent exposure to specific sentence structures, were developed in the context of Indo-European language. These can struggle to generalize to free word order languages</w:t>
        </w:r>
        <w:r>
          <w:rPr>
            <w:rFonts w:ascii="Times New Roman" w:eastAsia="Times New Roman" w:hAnsi="Times New Roman" w:cs="Times New Roman"/>
            <w:sz w:val="24"/>
            <w:szCs w:val="24"/>
          </w:rPr>
          <w:t xml:space="preserve"> such as Warlpiri, and tend to stress the syntactic rather than morphological side of bootstrapping, as English is relatively morphologically impoverished language (</w:t>
        </w:r>
        <w:proofErr w:type="spellStart"/>
        <w:r>
          <w:rPr>
            <w:rFonts w:ascii="Times New Roman" w:eastAsia="Times New Roman" w:hAnsi="Times New Roman" w:cs="Times New Roman"/>
            <w:sz w:val="24"/>
            <w:szCs w:val="24"/>
          </w:rPr>
          <w:t>Babineau</w:t>
        </w:r>
        <w:proofErr w:type="spellEnd"/>
        <w:r>
          <w:rPr>
            <w:rFonts w:ascii="Times New Roman" w:eastAsia="Times New Roman" w:hAnsi="Times New Roman" w:cs="Times New Roman"/>
            <w:sz w:val="24"/>
            <w:szCs w:val="24"/>
          </w:rPr>
          <w:t xml:space="preserve"> et al., 2023).</w:t>
        </w:r>
      </w:ins>
    </w:p>
    <w:p w14:paraId="1317A255" w14:textId="77777777" w:rsidR="00634943" w:rsidRDefault="004350FC">
      <w:pPr>
        <w:spacing w:line="480" w:lineRule="auto"/>
        <w:ind w:firstLine="720"/>
        <w:rPr>
          <w:ins w:id="350" w:author="Author" w:date="2025-01-23T08:42:00Z"/>
          <w:rFonts w:ascii="Times New Roman" w:eastAsia="Times New Roman" w:hAnsi="Times New Roman" w:cs="Times New Roman"/>
          <w:sz w:val="24"/>
          <w:szCs w:val="24"/>
        </w:rPr>
      </w:pPr>
      <w:ins w:id="351" w:author="Author" w:date="2025-01-23T08:42:00Z">
        <w:r>
          <w:rPr>
            <w:rFonts w:ascii="Times New Roman" w:eastAsia="Times New Roman" w:hAnsi="Times New Roman" w:cs="Times New Roman"/>
            <w:sz w:val="24"/>
            <w:szCs w:val="24"/>
          </w:rPr>
          <w:lastRenderedPageBreak/>
          <w:t>Broader socioecological diversity, such as variations in SES that i</w:t>
        </w:r>
        <w:r>
          <w:rPr>
            <w:rFonts w:ascii="Times New Roman" w:eastAsia="Times New Roman" w:hAnsi="Times New Roman" w:cs="Times New Roman"/>
            <w:sz w:val="24"/>
            <w:szCs w:val="24"/>
          </w:rPr>
          <w:t xml:space="preserve">nfluence familial stress (Hart, 2024; </w:t>
        </w:r>
        <w:proofErr w:type="spellStart"/>
        <w:r>
          <w:rPr>
            <w:rFonts w:ascii="Times New Roman" w:eastAsia="Times New Roman" w:hAnsi="Times New Roman" w:cs="Times New Roman"/>
            <w:sz w:val="24"/>
            <w:szCs w:val="24"/>
          </w:rPr>
          <w:t>Troller-Renfee</w:t>
        </w:r>
        <w:proofErr w:type="spellEnd"/>
        <w:r>
          <w:rPr>
            <w:rFonts w:ascii="Times New Roman" w:eastAsia="Times New Roman" w:hAnsi="Times New Roman" w:cs="Times New Roman"/>
            <w:sz w:val="24"/>
            <w:szCs w:val="24"/>
          </w:rPr>
          <w:t>, 2024), or polyadic caregiving environments that shape input sources and conversational dynamics (</w:t>
        </w:r>
        <w:proofErr w:type="spellStart"/>
        <w:r>
          <w:rPr>
            <w:rFonts w:ascii="Times New Roman" w:eastAsia="Times New Roman" w:hAnsi="Times New Roman" w:cs="Times New Roman"/>
            <w:sz w:val="24"/>
            <w:szCs w:val="24"/>
          </w:rPr>
          <w:t>Sagna</w:t>
        </w:r>
        <w:proofErr w:type="spellEnd"/>
        <w:r>
          <w:rPr>
            <w:rFonts w:ascii="Times New Roman" w:eastAsia="Times New Roman" w:hAnsi="Times New Roman" w:cs="Times New Roman"/>
            <w:sz w:val="24"/>
            <w:szCs w:val="24"/>
          </w:rPr>
          <w:t xml:space="preserve"> et al., 2022), may open new ways of thinking about the forces driving some of our classical finding</w:t>
        </w:r>
        <w:r>
          <w:rPr>
            <w:rFonts w:ascii="Times New Roman" w:eastAsia="Times New Roman" w:hAnsi="Times New Roman" w:cs="Times New Roman"/>
            <w:sz w:val="24"/>
            <w:szCs w:val="24"/>
          </w:rPr>
          <w:t>s on SES and input. Multilingual settings add another layer of complexity; for instance, Thai-English bilinguals demonstrate distinct narrative styles and gestural patterns depending on the language used, reflecting cultural norms and linguistic features (</w:t>
        </w:r>
        <w:proofErr w:type="spellStart"/>
        <w:r>
          <w:rPr>
            <w:rFonts w:ascii="Times New Roman" w:eastAsia="Times New Roman" w:hAnsi="Times New Roman" w:cs="Times New Roman"/>
            <w:sz w:val="24"/>
            <w:szCs w:val="24"/>
          </w:rPr>
          <w:t>Rochanavibhata</w:t>
        </w:r>
        <w:proofErr w:type="spellEnd"/>
        <w:r>
          <w:rPr>
            <w:rFonts w:ascii="Times New Roman" w:eastAsia="Times New Roman" w:hAnsi="Times New Roman" w:cs="Times New Roman"/>
            <w:sz w:val="24"/>
            <w:szCs w:val="24"/>
          </w:rPr>
          <w:t xml:space="preserve"> &amp; Marian, 2022).</w:t>
        </w:r>
      </w:ins>
    </w:p>
    <w:p w14:paraId="0CBB6256" w14:textId="77777777" w:rsidR="00634943" w:rsidRDefault="004350FC">
      <w:pPr>
        <w:spacing w:line="480" w:lineRule="auto"/>
        <w:ind w:firstLine="720"/>
        <w:rPr>
          <w:ins w:id="352" w:author="Author" w:date="2025-01-23T08:42:00Z"/>
          <w:rFonts w:ascii="Times New Roman" w:eastAsia="Times New Roman" w:hAnsi="Times New Roman" w:cs="Times New Roman"/>
          <w:sz w:val="24"/>
          <w:szCs w:val="24"/>
        </w:rPr>
      </w:pPr>
      <w:ins w:id="353" w:author="Author" w:date="2025-01-23T08:42:00Z">
        <w:r>
          <w:rPr>
            <w:rFonts w:ascii="Times New Roman" w:eastAsia="Times New Roman" w:hAnsi="Times New Roman" w:cs="Times New Roman"/>
            <w:sz w:val="24"/>
            <w:szCs w:val="24"/>
          </w:rPr>
          <w:t xml:space="preserve">More distal factors, such as noise pollution—more common in dense urban areas— linked with early brain development (Simon et al., 2022) can </w:t>
        </w:r>
        <w:proofErr w:type="gramStart"/>
        <w:r>
          <w:rPr>
            <w:rFonts w:ascii="Times New Roman" w:eastAsia="Times New Roman" w:hAnsi="Times New Roman" w:cs="Times New Roman"/>
            <w:sz w:val="24"/>
            <w:szCs w:val="24"/>
          </w:rPr>
          <w:t>have  downstream</w:t>
        </w:r>
        <w:proofErr w:type="gramEnd"/>
        <w:r>
          <w:rPr>
            <w:rFonts w:ascii="Times New Roman" w:eastAsia="Times New Roman" w:hAnsi="Times New Roman" w:cs="Times New Roman"/>
            <w:sz w:val="24"/>
            <w:szCs w:val="24"/>
          </w:rPr>
          <w:t xml:space="preserve"> effects on language acquisition. Skewed samples not only hinder the</w:t>
        </w:r>
        <w:r>
          <w:rPr>
            <w:rFonts w:ascii="Times New Roman" w:eastAsia="Times New Roman" w:hAnsi="Times New Roman" w:cs="Times New Roman"/>
            <w:sz w:val="24"/>
            <w:szCs w:val="24"/>
          </w:rPr>
          <w:t xml:space="preserve"> testing and generalization of language acquisition theories, but also risk mischaracterizing developmental mechanisms more broadly. </w:t>
        </w:r>
      </w:ins>
    </w:p>
    <w:p w14:paraId="0BB82D5A" w14:textId="4906626E" w:rsidR="00634943" w:rsidRDefault="004350FC">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Although our CHILDES sample is more homogeneous than expected given global and national variations, there remains substant</w:t>
      </w:r>
      <w:r>
        <w:rPr>
          <w:rFonts w:ascii="Times New Roman" w:eastAsia="Times New Roman" w:hAnsi="Times New Roman" w:cs="Times New Roman"/>
          <w:sz w:val="24"/>
          <w:szCs w:val="24"/>
          <w:highlight w:val="white"/>
        </w:rPr>
        <w:t xml:space="preserve">ial diversity across all the dimensions we studied. </w:t>
      </w:r>
      <w:del w:id="354" w:author="Author" w:date="2025-01-23T08:42:00Z">
        <w:r>
          <w:rPr>
            <w:rFonts w:ascii="Times New Roman" w:eastAsia="Times New Roman" w:hAnsi="Times New Roman" w:cs="Times New Roman"/>
            <w:sz w:val="24"/>
            <w:szCs w:val="24"/>
            <w:highlight w:val="white"/>
          </w:rPr>
          <w:delText>Could researchers use this variation to study the association between, e.g., urbanization and language char</w:delText>
        </w:r>
        <w:r>
          <w:rPr>
            <w:rFonts w:ascii="Times New Roman" w:eastAsia="Times New Roman" w:hAnsi="Times New Roman" w:cs="Times New Roman"/>
            <w:sz w:val="24"/>
            <w:szCs w:val="24"/>
            <w:highlight w:val="white"/>
          </w:rPr>
          <w:delText>acteristics in such spontaneous, naturalistic samples? While excited at the prospect, we also fear that such an exploration would be fraught in terms of causal reading given how confounded the dimensions are</w:delText>
        </w:r>
      </w:del>
      <w:ins w:id="355" w:author="Author" w:date="2025-01-23T08:42:00Z">
        <w:r>
          <w:rPr>
            <w:rFonts w:ascii="Times New Roman" w:eastAsia="Times New Roman" w:hAnsi="Times New Roman" w:cs="Times New Roman"/>
            <w:sz w:val="24"/>
            <w:szCs w:val="24"/>
            <w:highlight w:val="white"/>
          </w:rPr>
          <w:t>However, these dimensions are also confounded</w:t>
        </w:r>
      </w:ins>
      <w:r>
        <w:rPr>
          <w:rFonts w:ascii="Times New Roman" w:eastAsia="Times New Roman" w:hAnsi="Times New Roman" w:cs="Times New Roman"/>
          <w:sz w:val="24"/>
          <w:szCs w:val="24"/>
          <w:highlight w:val="white"/>
        </w:rPr>
        <w:t xml:space="preserve"> in these CHILDES corpora. Put simply, since most samples are from nuclear families with well-educated parents living in urban sites, it is impossible to tease</w:t>
      </w:r>
      <w:r>
        <w:rPr>
          <w:rFonts w:ascii="Times New Roman" w:eastAsia="Times New Roman" w:hAnsi="Times New Roman" w:cs="Times New Roman"/>
          <w:sz w:val="24"/>
          <w:szCs w:val="24"/>
          <w:highlight w:val="white"/>
        </w:rPr>
        <w:t xml:space="preserve"> apart these three dimensions. Additionally, </w:t>
      </w:r>
      <w:del w:id="356" w:author="Author" w:date="2025-01-23T08:42:00Z">
        <w:r>
          <w:rPr>
            <w:rFonts w:ascii="Times New Roman" w:eastAsia="Times New Roman" w:hAnsi="Times New Roman" w:cs="Times New Roman"/>
            <w:sz w:val="24"/>
            <w:szCs w:val="24"/>
            <w:highlight w:val="white"/>
          </w:rPr>
          <w:delText>given that few corpora represent some combinations, it will be</w:delText>
        </w:r>
      </w:del>
      <w:ins w:id="357" w:author="Author" w:date="2025-01-23T08:42:00Z">
        <w:r>
          <w:rPr>
            <w:rFonts w:ascii="Times New Roman" w:eastAsia="Times New Roman" w:hAnsi="Times New Roman" w:cs="Times New Roman"/>
            <w:sz w:val="24"/>
            <w:szCs w:val="24"/>
            <w:highlight w:val="white"/>
          </w:rPr>
          <w:t>this confound makes it</w:t>
        </w:r>
      </w:ins>
      <w:r>
        <w:rPr>
          <w:rFonts w:ascii="Times New Roman" w:eastAsia="Times New Roman" w:hAnsi="Times New Roman" w:cs="Times New Roman"/>
          <w:sz w:val="24"/>
          <w:szCs w:val="24"/>
          <w:highlight w:val="white"/>
        </w:rPr>
        <w:t xml:space="preserve"> hard to understand the intersectionality of such factors</w:t>
      </w:r>
      <w:del w:id="358" w:author="Author" w:date="2025-01-23T08:42:00Z">
        <w:r>
          <w:rPr>
            <w:rFonts w:ascii="Times New Roman" w:eastAsia="Times New Roman" w:hAnsi="Times New Roman" w:cs="Times New Roman"/>
            <w:sz w:val="24"/>
            <w:szCs w:val="24"/>
            <w:highlight w:val="white"/>
          </w:rPr>
          <w:delText xml:space="preserve"> in naturalistic input samples.</w:delText>
        </w:r>
      </w:del>
      <w:ins w:id="359" w:author="Author" w:date="2025-01-23T08:42:00Z">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242424"/>
            <w:sz w:val="24"/>
            <w:szCs w:val="24"/>
            <w:highlight w:val="white"/>
          </w:rPr>
          <w:t xml:space="preserve"> </w:t>
        </w:r>
      </w:ins>
    </w:p>
    <w:p w14:paraId="5A8E6F68" w14:textId="77777777" w:rsidR="00F34C43" w:rsidRDefault="004350FC">
      <w:pPr>
        <w:spacing w:line="479" w:lineRule="auto"/>
        <w:ind w:firstLine="720"/>
        <w:rPr>
          <w:del w:id="360"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While making some strides in documenting the demographic characteristics of the people represented in naturalistic corpora in CH</w:t>
      </w:r>
      <w:r>
        <w:rPr>
          <w:rFonts w:ascii="Times New Roman" w:eastAsia="Times New Roman" w:hAnsi="Times New Roman" w:cs="Times New Roman"/>
          <w:sz w:val="24"/>
          <w:szCs w:val="24"/>
          <w:highlight w:val="white"/>
        </w:rPr>
        <w:t>ILDES, our work has several limitations</w:t>
      </w:r>
      <w:del w:id="361" w:author="Author" w:date="2025-01-23T08:42:00Z">
        <w:r>
          <w:rPr>
            <w:rFonts w:ascii="Times New Roman" w:eastAsia="Times New Roman" w:hAnsi="Times New Roman" w:cs="Times New Roman"/>
            <w:sz w:val="24"/>
            <w:szCs w:val="24"/>
            <w:highlight w:val="white"/>
          </w:rPr>
          <w:delText xml:space="preserve"> we would like to acknowledge.</w:delText>
        </w:r>
      </w:del>
      <w:ins w:id="362"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 First, we focused on </w:t>
      </w:r>
      <w:del w:id="363" w:author="Author" w:date="2025-01-23T08:42:00Z">
        <w:r>
          <w:rPr>
            <w:rFonts w:ascii="Times New Roman" w:eastAsia="Times New Roman" w:hAnsi="Times New Roman" w:cs="Times New Roman"/>
            <w:sz w:val="24"/>
            <w:szCs w:val="24"/>
            <w:highlight w:val="white"/>
          </w:rPr>
          <w:delText>four dimensions (</w:delText>
        </w:r>
      </w:del>
      <w:r>
        <w:rPr>
          <w:rFonts w:ascii="Times New Roman" w:eastAsia="Times New Roman" w:hAnsi="Times New Roman" w:cs="Times New Roman"/>
          <w:sz w:val="24"/>
          <w:szCs w:val="24"/>
          <w:highlight w:val="white"/>
        </w:rPr>
        <w:t xml:space="preserve">SES, urbanization, family structure, and </w:t>
      </w:r>
      <w:r>
        <w:rPr>
          <w:rFonts w:ascii="Times New Roman" w:eastAsia="Times New Roman" w:hAnsi="Times New Roman" w:cs="Times New Roman"/>
          <w:sz w:val="24"/>
          <w:szCs w:val="24"/>
          <w:highlight w:val="white"/>
        </w:rPr>
        <w:lastRenderedPageBreak/>
        <w:t>language</w:t>
      </w:r>
      <w:del w:id="364" w:author="Author" w:date="2025-01-23T08:42:00Z">
        <w:r>
          <w:rPr>
            <w:rFonts w:ascii="Times New Roman" w:eastAsia="Times New Roman" w:hAnsi="Times New Roman" w:cs="Times New Roman"/>
            <w:sz w:val="24"/>
            <w:szCs w:val="24"/>
            <w:highlight w:val="white"/>
          </w:rPr>
          <w:delText>),</w:delText>
        </w:r>
      </w:del>
      <w:ins w:id="365"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 but </w:t>
      </w:r>
      <w:del w:id="366" w:author="Author" w:date="2025-01-23T08:42:00Z">
        <w:r>
          <w:rPr>
            <w:rFonts w:ascii="Times New Roman" w:eastAsia="Times New Roman" w:hAnsi="Times New Roman" w:cs="Times New Roman"/>
            <w:sz w:val="24"/>
            <w:szCs w:val="24"/>
            <w:highlight w:val="white"/>
          </w:rPr>
          <w:delText>others</w:delText>
        </w:r>
      </w:del>
      <w:ins w:id="367" w:author="Author" w:date="2025-01-23T08:42:00Z">
        <w:r>
          <w:rPr>
            <w:rFonts w:ascii="Times New Roman" w:eastAsia="Times New Roman" w:hAnsi="Times New Roman" w:cs="Times New Roman"/>
            <w:sz w:val="24"/>
            <w:szCs w:val="24"/>
            <w:highlight w:val="white"/>
          </w:rPr>
          <w:t>other dimensions</w:t>
        </w:r>
      </w:ins>
      <w:r>
        <w:rPr>
          <w:rFonts w:ascii="Times New Roman" w:eastAsia="Times New Roman" w:hAnsi="Times New Roman" w:cs="Times New Roman"/>
          <w:sz w:val="24"/>
          <w:szCs w:val="24"/>
          <w:highlight w:val="white"/>
        </w:rPr>
        <w:t xml:space="preserve"> may well be relevant for language acquisition research. We hope that our sharing of materials will facilitate others' addi</w:t>
      </w:r>
      <w:r>
        <w:rPr>
          <w:rFonts w:ascii="Times New Roman" w:eastAsia="Times New Roman" w:hAnsi="Times New Roman" w:cs="Times New Roman"/>
          <w:sz w:val="24"/>
          <w:szCs w:val="24"/>
          <w:highlight w:val="white"/>
        </w:rPr>
        <w:t xml:space="preserve">tion of novel descriptors. </w:t>
      </w:r>
      <w:del w:id="368" w:author="Author" w:date="2025-01-23T08:42:00Z">
        <w:r>
          <w:rPr>
            <w:rFonts w:ascii="Times New Roman" w:eastAsia="Times New Roman" w:hAnsi="Times New Roman" w:cs="Times New Roman"/>
            <w:sz w:val="24"/>
            <w:szCs w:val="24"/>
            <w:highlight w:val="white"/>
          </w:rPr>
          <w:delText>In particular,</w:delText>
        </w:r>
        <w:r>
          <w:rPr>
            <w:rFonts w:ascii="Times New Roman" w:eastAsia="Times New Roman" w:hAnsi="Times New Roman" w:cs="Times New Roman"/>
            <w:sz w:val="24"/>
            <w:szCs w:val="24"/>
            <w:highlight w:val="white"/>
          </w:rPr>
          <w:delText xml:space="preserve"> the World Values Survey contains information about several dimensions that could be relevant to language acquisition such as social norms and attitudes towards gender roles (World Values Survey Association, 2020).</w:delText>
        </w:r>
      </w:del>
    </w:p>
    <w:p w14:paraId="33B07A56" w14:textId="08D19630" w:rsidR="00634943" w:rsidRDefault="004350FC">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Second, the absence of comprehensive data for certain variables restricted a thorough analysis of representativeness on some dimensions. This should not be seen as the fault of the corpus </w:t>
      </w:r>
      <w:del w:id="369" w:author="Author" w:date="2025-01-23T08:42:00Z">
        <w:r>
          <w:rPr>
            <w:rFonts w:ascii="Times New Roman" w:eastAsia="Times New Roman" w:hAnsi="Times New Roman" w:cs="Times New Roman"/>
            <w:sz w:val="24"/>
            <w:szCs w:val="24"/>
            <w:highlight w:val="white"/>
          </w:rPr>
          <w:delText>creator or curator</w:delText>
        </w:r>
      </w:del>
      <w:ins w:id="370" w:author="Author" w:date="2025-01-23T08:42:00Z">
        <w:r>
          <w:rPr>
            <w:rFonts w:ascii="Times New Roman" w:eastAsia="Times New Roman" w:hAnsi="Times New Roman" w:cs="Times New Roman"/>
            <w:sz w:val="24"/>
            <w:szCs w:val="24"/>
            <w:highlight w:val="white"/>
          </w:rPr>
          <w:t>curators</w:t>
        </w:r>
      </w:ins>
      <w:r>
        <w:rPr>
          <w:rFonts w:ascii="Times New Roman" w:eastAsia="Times New Roman" w:hAnsi="Times New Roman" w:cs="Times New Roman"/>
          <w:sz w:val="24"/>
          <w:szCs w:val="24"/>
          <w:highlight w:val="white"/>
        </w:rPr>
        <w:t>, as these data were not always a</w:t>
      </w:r>
      <w:r>
        <w:rPr>
          <w:rFonts w:ascii="Times New Roman" w:eastAsia="Times New Roman" w:hAnsi="Times New Roman" w:cs="Times New Roman"/>
          <w:sz w:val="24"/>
          <w:szCs w:val="24"/>
          <w:highlight w:val="white"/>
        </w:rPr>
        <w:t xml:space="preserve">vailable </w:t>
      </w:r>
      <w:del w:id="371" w:author="Author" w:date="2025-01-23T08:42:00Z">
        <w:r>
          <w:rPr>
            <w:rFonts w:ascii="Times New Roman" w:eastAsia="Times New Roman" w:hAnsi="Times New Roman" w:cs="Times New Roman"/>
            <w:sz w:val="24"/>
            <w:szCs w:val="24"/>
            <w:highlight w:val="white"/>
          </w:rPr>
          <w:delText xml:space="preserve">to them </w:delText>
        </w:r>
      </w:del>
      <w:r>
        <w:rPr>
          <w:rFonts w:ascii="Times New Roman" w:eastAsia="Times New Roman" w:hAnsi="Times New Roman" w:cs="Times New Roman"/>
          <w:sz w:val="24"/>
          <w:szCs w:val="24"/>
          <w:highlight w:val="white"/>
        </w:rPr>
        <w:t>or were not considered relevant at the time</w:t>
      </w:r>
      <w:del w:id="372" w:author="Author" w:date="2025-01-23T08:42:00Z">
        <w:r>
          <w:rPr>
            <w:rFonts w:ascii="Times New Roman" w:eastAsia="Times New Roman" w:hAnsi="Times New Roman" w:cs="Times New Roman"/>
            <w:sz w:val="24"/>
            <w:szCs w:val="24"/>
            <w:highlight w:val="white"/>
          </w:rPr>
          <w:delText xml:space="preserve"> of data collection. After all, it</w:delText>
        </w:r>
      </w:del>
      <w:ins w:id="373" w:author="Author" w:date="2025-01-23T08:42:00Z">
        <w:r>
          <w:rPr>
            <w:rFonts w:ascii="Times New Roman" w:eastAsia="Times New Roman" w:hAnsi="Times New Roman" w:cs="Times New Roman"/>
            <w:sz w:val="24"/>
            <w:szCs w:val="24"/>
            <w:highlight w:val="white"/>
          </w:rPr>
          <w:t>. It</w:t>
        </w:r>
      </w:ins>
      <w:r>
        <w:rPr>
          <w:rFonts w:ascii="Times New Roman" w:eastAsia="Times New Roman" w:hAnsi="Times New Roman" w:cs="Times New Roman"/>
          <w:sz w:val="24"/>
          <w:szCs w:val="24"/>
          <w:highlight w:val="white"/>
        </w:rPr>
        <w:t xml:space="preserve"> is only recently that researchers</w:t>
      </w:r>
      <w:del w:id="374" w:author="Author" w:date="2025-01-23T08:42:00Z">
        <w:r>
          <w:rPr>
            <w:rFonts w:ascii="Times New Roman" w:eastAsia="Times New Roman" w:hAnsi="Times New Roman" w:cs="Times New Roman"/>
            <w:sz w:val="24"/>
            <w:szCs w:val="24"/>
            <w:highlight w:val="white"/>
          </w:rPr>
          <w:delText xml:space="preserve"> in our field</w:delText>
        </w:r>
      </w:del>
      <w:r>
        <w:rPr>
          <w:rFonts w:ascii="Times New Roman" w:eastAsia="Times New Roman" w:hAnsi="Times New Roman" w:cs="Times New Roman"/>
          <w:sz w:val="24"/>
          <w:szCs w:val="24"/>
          <w:highlight w:val="white"/>
        </w:rPr>
        <w:t xml:space="preserve"> started sounding the alarm regarding underreporting of relevant demographic characteristics (e.g., Singh, et al., </w:t>
      </w:r>
      <w:del w:id="375" w:author="Author" w:date="2025-01-23T08:42:00Z">
        <w:r>
          <w:rPr>
            <w:rFonts w:ascii="Times New Roman" w:eastAsia="Times New Roman" w:hAnsi="Times New Roman" w:cs="Times New Roman"/>
            <w:sz w:val="24"/>
            <w:szCs w:val="24"/>
            <w:highlight w:val="white"/>
          </w:rPr>
          <w:delText xml:space="preserve">2023; Singh et al., </w:delText>
        </w:r>
      </w:del>
      <w:r>
        <w:rPr>
          <w:rFonts w:ascii="Times New Roman" w:eastAsia="Times New Roman" w:hAnsi="Times New Roman" w:cs="Times New Roman"/>
          <w:sz w:val="24"/>
          <w:szCs w:val="24"/>
          <w:highlight w:val="white"/>
        </w:rPr>
        <w:t>2023).</w:t>
      </w:r>
    </w:p>
    <w:p w14:paraId="14520844" w14:textId="68ABDCC0" w:rsidR="00634943" w:rsidRDefault="004350FC">
      <w:pPr>
        <w:spacing w:before="240" w:after="240" w:line="479" w:lineRule="auto"/>
        <w:ind w:firstLine="720"/>
        <w:rPr>
          <w:ins w:id="376" w:author="Author" w:date="2025-01-23T08:42:00Z"/>
          <w:rFonts w:ascii="Times New Roman" w:eastAsia="Times New Roman" w:hAnsi="Times New Roman" w:cs="Times New Roman"/>
          <w:sz w:val="24"/>
          <w:szCs w:val="24"/>
          <w:highlight w:val="white"/>
        </w:rPr>
      </w:pPr>
      <w:ins w:id="377" w:author="Author" w:date="2025-01-23T08:42:00Z">
        <w:r>
          <w:rPr>
            <w:rFonts w:ascii="Times New Roman" w:eastAsia="Times New Roman" w:hAnsi="Times New Roman" w:cs="Times New Roman"/>
            <w:sz w:val="24"/>
            <w:szCs w:val="24"/>
            <w:highlight w:val="white"/>
          </w:rPr>
          <w:t>Our paper emphasizes the importance of evalu</w:t>
        </w:r>
        <w:r>
          <w:rPr>
            <w:rFonts w:ascii="Times New Roman" w:eastAsia="Times New Roman" w:hAnsi="Times New Roman" w:cs="Times New Roman"/>
            <w:sz w:val="24"/>
            <w:szCs w:val="24"/>
            <w:highlight w:val="white"/>
          </w:rPr>
          <w:t xml:space="preserve">ating the diversity of the samples we rely on. This issue is not unique to CHILDES, and applies broadly to any developmental archive (e.g.,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Gilmore et al., 2016). </w:t>
        </w:r>
      </w:ins>
      <w:r>
        <w:rPr>
          <w:rFonts w:ascii="Times New Roman" w:eastAsia="Times New Roman" w:hAnsi="Times New Roman" w:cs="Times New Roman"/>
          <w:sz w:val="24"/>
          <w:szCs w:val="24"/>
          <w:highlight w:val="white"/>
        </w:rPr>
        <w:t xml:space="preserve">In </w:t>
      </w:r>
      <w:del w:id="378" w:author="Author" w:date="2025-01-23T08:42:00Z">
        <w:r>
          <w:rPr>
            <w:rFonts w:ascii="Times New Roman" w:eastAsia="Times New Roman" w:hAnsi="Times New Roman" w:cs="Times New Roman"/>
            <w:sz w:val="24"/>
            <w:szCs w:val="24"/>
            <w:highlight w:val="white"/>
          </w:rPr>
          <w:delText>addition, as computational m</w:delText>
        </w:r>
        <w:r>
          <w:rPr>
            <w:rFonts w:ascii="Times New Roman" w:eastAsia="Times New Roman" w:hAnsi="Times New Roman" w:cs="Times New Roman"/>
            <w:sz w:val="24"/>
            <w:szCs w:val="24"/>
            <w:highlight w:val="white"/>
          </w:rPr>
          <w:delText>odeling becomes more prevalent</w:delText>
        </w:r>
      </w:del>
      <w:ins w:id="379" w:author="Author" w:date="2025-01-23T08:42:00Z">
        <w:r>
          <w:rPr>
            <w:rFonts w:ascii="Times New Roman" w:eastAsia="Times New Roman" w:hAnsi="Times New Roman" w:cs="Times New Roman"/>
            <w:sz w:val="24"/>
            <w:szCs w:val="24"/>
            <w:highlight w:val="white"/>
          </w:rPr>
          <w:t>the era of big data, AI, and the rise of child-focused technologies</w:t>
        </w:r>
      </w:ins>
      <w:r>
        <w:rPr>
          <w:rFonts w:ascii="Times New Roman" w:eastAsia="Times New Roman" w:hAnsi="Times New Roman" w:cs="Times New Roman"/>
          <w:sz w:val="24"/>
          <w:szCs w:val="24"/>
          <w:highlight w:val="white"/>
        </w:rPr>
        <w:t xml:space="preserve">, it is </w:t>
      </w:r>
      <w:del w:id="380" w:author="Author" w:date="2025-01-23T08:42:00Z">
        <w:r>
          <w:rPr>
            <w:rFonts w:ascii="Times New Roman" w:eastAsia="Times New Roman" w:hAnsi="Times New Roman" w:cs="Times New Roman"/>
            <w:sz w:val="24"/>
            <w:szCs w:val="24"/>
            <w:highlight w:val="white"/>
          </w:rPr>
          <w:delText>important</w:delText>
        </w:r>
      </w:del>
      <w:ins w:id="381" w:author="Author" w:date="2025-01-23T08:42:00Z">
        <w:r>
          <w:rPr>
            <w:rFonts w:ascii="Times New Roman" w:eastAsia="Times New Roman" w:hAnsi="Times New Roman" w:cs="Times New Roman"/>
            <w:sz w:val="24"/>
            <w:szCs w:val="24"/>
            <w:highlight w:val="white"/>
          </w:rPr>
          <w:t>esse</w:t>
        </w:r>
        <w:r>
          <w:rPr>
            <w:rFonts w:ascii="Times New Roman" w:eastAsia="Times New Roman" w:hAnsi="Times New Roman" w:cs="Times New Roman"/>
            <w:sz w:val="24"/>
            <w:szCs w:val="24"/>
            <w:highlight w:val="white"/>
          </w:rPr>
          <w:t>ntial</w:t>
        </w:r>
      </w:ins>
      <w:r>
        <w:rPr>
          <w:rFonts w:ascii="Times New Roman" w:eastAsia="Times New Roman" w:hAnsi="Times New Roman" w:cs="Times New Roman"/>
          <w:sz w:val="24"/>
          <w:szCs w:val="24"/>
          <w:highlight w:val="white"/>
        </w:rPr>
        <w:t xml:space="preserve"> to </w:t>
      </w:r>
      <w:del w:id="382" w:author="Author" w:date="2025-01-23T08:42:00Z">
        <w:r>
          <w:rPr>
            <w:rFonts w:ascii="Times New Roman" w:eastAsia="Times New Roman" w:hAnsi="Times New Roman" w:cs="Times New Roman"/>
            <w:sz w:val="24"/>
            <w:szCs w:val="24"/>
            <w:highlight w:val="white"/>
          </w:rPr>
          <w:delText>keep in mind what are</w:delText>
        </w:r>
      </w:del>
      <w:ins w:id="383" w:author="Author" w:date="2025-01-23T08:42:00Z">
        <w:r>
          <w:rPr>
            <w:rFonts w:ascii="Times New Roman" w:eastAsia="Times New Roman" w:hAnsi="Times New Roman" w:cs="Times New Roman"/>
            <w:sz w:val="24"/>
            <w:szCs w:val="24"/>
            <w:highlight w:val="white"/>
          </w:rPr>
          <w:t>consider</w:t>
        </w:r>
      </w:ins>
      <w:r>
        <w:rPr>
          <w:rFonts w:ascii="Times New Roman" w:eastAsia="Times New Roman" w:hAnsi="Times New Roman" w:cs="Times New Roman"/>
          <w:sz w:val="24"/>
          <w:szCs w:val="24"/>
          <w:highlight w:val="white"/>
        </w:rPr>
        <w:t xml:space="preserve"> the generalizations that </w:t>
      </w:r>
      <w:del w:id="384" w:author="Author" w:date="2025-01-23T08:42:00Z">
        <w:r>
          <w:rPr>
            <w:rFonts w:ascii="Times New Roman" w:eastAsia="Times New Roman" w:hAnsi="Times New Roman" w:cs="Times New Roman"/>
            <w:sz w:val="24"/>
            <w:szCs w:val="24"/>
            <w:highlight w:val="white"/>
          </w:rPr>
          <w:delText>modeling</w:delText>
        </w:r>
      </w:del>
      <w:ins w:id="385" w:author="Author" w:date="2025-01-23T08:42:00Z">
        <w:r>
          <w:rPr>
            <w:rFonts w:ascii="Times New Roman" w:eastAsia="Times New Roman" w:hAnsi="Times New Roman" w:cs="Times New Roman"/>
            <w:sz w:val="24"/>
            <w:szCs w:val="24"/>
            <w:highlight w:val="white"/>
          </w:rPr>
          <w:t>models</w:t>
        </w:r>
      </w:ins>
      <w:r>
        <w:rPr>
          <w:rFonts w:ascii="Times New Roman" w:eastAsia="Times New Roman" w:hAnsi="Times New Roman" w:cs="Times New Roman"/>
          <w:sz w:val="24"/>
          <w:szCs w:val="24"/>
          <w:highlight w:val="white"/>
        </w:rPr>
        <w:t xml:space="preserve"> based on such data might </w:t>
      </w:r>
      <w:del w:id="386" w:author="Author" w:date="2025-01-23T08:42:00Z">
        <w:r>
          <w:rPr>
            <w:rFonts w:ascii="Times New Roman" w:eastAsia="Times New Roman" w:hAnsi="Times New Roman" w:cs="Times New Roman"/>
            <w:sz w:val="24"/>
            <w:szCs w:val="24"/>
            <w:highlight w:val="white"/>
          </w:rPr>
          <w:delText xml:space="preserve">arrive at, and how they represent the overarching mechanisms of </w:delText>
        </w:r>
      </w:del>
      <w:ins w:id="387" w:author="Author" w:date="2025-01-23T08:42:00Z">
        <w:r>
          <w:rPr>
            <w:rFonts w:ascii="Times New Roman" w:eastAsia="Times New Roman" w:hAnsi="Times New Roman" w:cs="Times New Roman"/>
            <w:sz w:val="24"/>
            <w:szCs w:val="24"/>
            <w:highlight w:val="white"/>
          </w:rPr>
          <w:t xml:space="preserve">produce for </w:t>
        </w:r>
      </w:ins>
      <w:r>
        <w:rPr>
          <w:rFonts w:ascii="Times New Roman" w:eastAsia="Times New Roman" w:hAnsi="Times New Roman" w:cs="Times New Roman"/>
          <w:sz w:val="24"/>
          <w:szCs w:val="24"/>
          <w:highlight w:val="white"/>
        </w:rPr>
        <w:t>language acquisition</w:t>
      </w:r>
      <w:del w:id="388" w:author="Author" w:date="2025-01-23T08:42:00Z">
        <w:r>
          <w:rPr>
            <w:rFonts w:ascii="Times New Roman" w:eastAsia="Times New Roman" w:hAnsi="Times New Roman" w:cs="Times New Roman"/>
            <w:sz w:val="24"/>
            <w:szCs w:val="24"/>
            <w:highlight w:val="white"/>
          </w:rPr>
          <w:delText>. A relevant example is the BabyLM Chall</w:delText>
        </w:r>
        <w:r>
          <w:rPr>
            <w:rFonts w:ascii="Times New Roman" w:eastAsia="Times New Roman" w:hAnsi="Times New Roman" w:cs="Times New Roman"/>
            <w:sz w:val="24"/>
            <w:szCs w:val="24"/>
            <w:highlight w:val="white"/>
          </w:rPr>
          <w:delText xml:space="preserve">enge, created </w:delText>
        </w:r>
      </w:del>
      <w:ins w:id="389" w:author="Author" w:date="2025-01-23T08:42:00Z">
        <w:r>
          <w:rPr>
            <w:rFonts w:ascii="Times New Roman" w:eastAsia="Times New Roman" w:hAnsi="Times New Roman" w:cs="Times New Roman"/>
            <w:sz w:val="24"/>
            <w:szCs w:val="24"/>
            <w:highlight w:val="white"/>
          </w:rPr>
          <w:t xml:space="preserve"> - and reflect on how these models and generalizations impact the entire developmental field. </w:t>
        </w:r>
      </w:ins>
    </w:p>
    <w:p w14:paraId="2A13D612" w14:textId="2440B207" w:rsidR="00634943" w:rsidRDefault="004350FC">
      <w:pPr>
        <w:spacing w:before="240" w:after="240" w:line="479" w:lineRule="auto"/>
        <w:ind w:firstLine="720"/>
        <w:rPr>
          <w:ins w:id="390" w:author="Author" w:date="2025-01-23T08:42:00Z"/>
          <w:rFonts w:ascii="Times New Roman" w:eastAsia="Times New Roman" w:hAnsi="Times New Roman" w:cs="Times New Roman"/>
          <w:sz w:val="24"/>
          <w:szCs w:val="24"/>
          <w:highlight w:val="white"/>
        </w:rPr>
      </w:pPr>
      <w:ins w:id="391" w:author="Author" w:date="2025-01-23T08:42:00Z">
        <w:r>
          <w:rPr>
            <w:rFonts w:ascii="Times New Roman" w:eastAsia="Times New Roman" w:hAnsi="Times New Roman" w:cs="Times New Roman"/>
            <w:sz w:val="24"/>
            <w:szCs w:val="24"/>
            <w:highlight w:val="white"/>
          </w:rPr>
          <w:t>Researchers using CHILDES data should familiarize them</w:t>
        </w:r>
        <w:r>
          <w:rPr>
            <w:rFonts w:ascii="Times New Roman" w:eastAsia="Times New Roman" w:hAnsi="Times New Roman" w:cs="Times New Roman"/>
            <w:sz w:val="24"/>
            <w:szCs w:val="24"/>
            <w:highlight w:val="white"/>
          </w:rPr>
          <w:t xml:space="preserve">selves </w:t>
        </w:r>
      </w:ins>
      <w:r>
        <w:rPr>
          <w:rFonts w:ascii="Times New Roman" w:eastAsia="Times New Roman" w:hAnsi="Times New Roman" w:cs="Times New Roman"/>
          <w:sz w:val="24"/>
          <w:szCs w:val="24"/>
          <w:highlight w:val="white"/>
        </w:rPr>
        <w:t xml:space="preserve">with the </w:t>
      </w:r>
      <w:del w:id="392" w:author="Author" w:date="2025-01-23T08:42:00Z">
        <w:r>
          <w:rPr>
            <w:rFonts w:ascii="Times New Roman" w:eastAsia="Times New Roman" w:hAnsi="Times New Roman" w:cs="Times New Roman"/>
            <w:sz w:val="24"/>
            <w:szCs w:val="24"/>
            <w:highlight w:val="white"/>
          </w:rPr>
          <w:delText xml:space="preserve">aim of </w:delText>
        </w:r>
      </w:del>
      <w:ins w:id="393" w:author="Author" w:date="2025-01-23T08:42:00Z">
        <w:r>
          <w:rPr>
            <w:rFonts w:ascii="Times New Roman" w:eastAsia="Times New Roman" w:hAnsi="Times New Roman" w:cs="Times New Roman"/>
            <w:sz w:val="24"/>
            <w:szCs w:val="24"/>
            <w:highlight w:val="white"/>
          </w:rPr>
          <w:t>demographic characteristics of their samples and acknowledge any limitations that could affect their findings. For future contributions, we recommend including demographic metadata following CHILDES’s already existing metadata system. Requi</w:t>
        </w:r>
        <w:r>
          <w:rPr>
            <w:rFonts w:ascii="Times New Roman" w:eastAsia="Times New Roman" w:hAnsi="Times New Roman" w:cs="Times New Roman"/>
            <w:sz w:val="24"/>
            <w:szCs w:val="24"/>
            <w:highlight w:val="white"/>
          </w:rPr>
          <w:t xml:space="preserve">ring data entry would ensure the </w:t>
        </w:r>
        <w:r>
          <w:rPr>
            <w:rFonts w:ascii="Times New Roman" w:eastAsia="Times New Roman" w:hAnsi="Times New Roman" w:cs="Times New Roman"/>
            <w:sz w:val="24"/>
            <w:szCs w:val="24"/>
            <w:highlight w:val="white"/>
          </w:rPr>
          <w:lastRenderedPageBreak/>
          <w:t xml:space="preserve">inclusion of key descriptors at both the speaker and corpus levels, improving the database’s demographic information. When collecting data, purposive sampling can help include all key sub-groups for a representative sample </w:t>
        </w:r>
        <w:r>
          <w:rPr>
            <w:rFonts w:ascii="Times New Roman" w:eastAsia="Times New Roman" w:hAnsi="Times New Roman" w:cs="Times New Roman"/>
            <w:sz w:val="24"/>
            <w:szCs w:val="24"/>
            <w:highlight w:val="white"/>
          </w:rPr>
          <w:t>(see Bornstein et al., 2013). Collaborating with local communities and adopting participatory practices (</w:t>
        </w: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2018) can enhance data collection in diverse contexts.</w:t>
        </w:r>
      </w:ins>
    </w:p>
    <w:p w14:paraId="56084150" w14:textId="0753D359" w:rsidR="00634943" w:rsidRDefault="004350FC">
      <w:pPr>
        <w:spacing w:before="240" w:after="240" w:line="479" w:lineRule="auto"/>
        <w:ind w:firstLine="720"/>
        <w:rPr>
          <w:rFonts w:ascii="Times New Roman" w:eastAsia="Times New Roman" w:hAnsi="Times New Roman" w:cs="Times New Roman"/>
          <w:sz w:val="24"/>
          <w:szCs w:val="24"/>
          <w:highlight w:val="white"/>
        </w:rPr>
        <w:pPrChange w:id="394" w:author="Author" w:date="2025-01-23T08:42:00Z">
          <w:pPr>
            <w:spacing w:line="479" w:lineRule="auto"/>
            <w:ind w:firstLine="720"/>
          </w:pPr>
        </w:pPrChange>
      </w:pPr>
      <w:ins w:id="395" w:author="Author" w:date="2025-01-23T08:42:00Z">
        <w:r>
          <w:rPr>
            <w:rFonts w:ascii="Times New Roman" w:eastAsia="Times New Roman" w:hAnsi="Times New Roman" w:cs="Times New Roman"/>
            <w:sz w:val="24"/>
            <w:szCs w:val="24"/>
            <w:highlight w:val="white"/>
          </w:rPr>
          <w:t xml:space="preserve">Finally, systemic changes in academia are crucial for </w:t>
        </w:r>
      </w:ins>
      <w:r>
        <w:rPr>
          <w:rFonts w:ascii="Times New Roman" w:eastAsia="Times New Roman" w:hAnsi="Times New Roman" w:cs="Times New Roman"/>
          <w:sz w:val="24"/>
          <w:szCs w:val="24"/>
          <w:highlight w:val="white"/>
        </w:rPr>
        <w:t xml:space="preserve">fostering </w:t>
      </w:r>
      <w:del w:id="396" w:author="Author" w:date="2025-01-23T08:42:00Z">
        <w:r>
          <w:rPr>
            <w:rFonts w:ascii="Times New Roman" w:eastAsia="Times New Roman" w:hAnsi="Times New Roman" w:cs="Times New Roman"/>
            <w:sz w:val="24"/>
            <w:szCs w:val="24"/>
            <w:highlight w:val="white"/>
          </w:rPr>
          <w:delText xml:space="preserve">consideration of developmental plausibility when developing language-related machine learning tools (Warstadt et al., 2023). We recommend that </w:delText>
        </w:r>
      </w:del>
      <w:ins w:id="397" w:author="Author" w:date="2025-01-23T08:42:00Z">
        <w:r>
          <w:rPr>
            <w:rFonts w:ascii="Times New Roman" w:eastAsia="Times New Roman" w:hAnsi="Times New Roman" w:cs="Times New Roman"/>
            <w:sz w:val="24"/>
            <w:szCs w:val="24"/>
            <w:highlight w:val="white"/>
          </w:rPr>
          <w:t>long-term di</w:t>
        </w:r>
        <w:r>
          <w:rPr>
            <w:rFonts w:ascii="Times New Roman" w:eastAsia="Times New Roman" w:hAnsi="Times New Roman" w:cs="Times New Roman"/>
            <w:sz w:val="24"/>
            <w:szCs w:val="24"/>
            <w:highlight w:val="white"/>
          </w:rPr>
          <w:t xml:space="preserve">versity. Journals, editorial boards, and funding agencies should create opportunities and provide support for studies on underrepresented populations and </w:t>
        </w:r>
      </w:ins>
      <w:r>
        <w:rPr>
          <w:rFonts w:ascii="Times New Roman" w:eastAsia="Times New Roman" w:hAnsi="Times New Roman" w:cs="Times New Roman"/>
          <w:sz w:val="24"/>
          <w:szCs w:val="24"/>
          <w:highlight w:val="white"/>
        </w:rPr>
        <w:t>researchers</w:t>
      </w:r>
      <w:del w:id="398" w:author="Author" w:date="2025-01-23T08:42:00Z">
        <w:r>
          <w:rPr>
            <w:rFonts w:ascii="Times New Roman" w:eastAsia="Times New Roman" w:hAnsi="Times New Roman" w:cs="Times New Roman"/>
            <w:sz w:val="24"/>
            <w:szCs w:val="24"/>
            <w:highlight w:val="white"/>
          </w:rPr>
          <w:delText xml:space="preserve"> re-using CHILDES' input and output data inform themselves abo</w:delText>
        </w:r>
        <w:r>
          <w:rPr>
            <w:rFonts w:ascii="Times New Roman" w:eastAsia="Times New Roman" w:hAnsi="Times New Roman" w:cs="Times New Roman"/>
            <w:sz w:val="24"/>
            <w:szCs w:val="24"/>
            <w:highlight w:val="white"/>
          </w:rPr>
          <w:delText xml:space="preserve">ut the characteristics of the people recorded and acknowledge potential limitations in demographic </w:delText>
        </w:r>
      </w:del>
      <w:ins w:id="399" w:author="Author" w:date="2025-01-23T08:42:00Z">
        <w:r>
          <w:rPr>
            <w:rFonts w:ascii="Times New Roman" w:eastAsia="Times New Roman" w:hAnsi="Times New Roman" w:cs="Times New Roman"/>
            <w:sz w:val="24"/>
            <w:szCs w:val="24"/>
            <w:highlight w:val="white"/>
          </w:rPr>
          <w:t>. Adopting key performance indicators for diversity—focusing on linguistic, geographic, and</w:t>
        </w:r>
        <w:r>
          <w:rPr>
            <w:rFonts w:ascii="Times New Roman" w:eastAsia="Times New Roman" w:hAnsi="Times New Roman" w:cs="Times New Roman"/>
            <w:sz w:val="24"/>
            <w:szCs w:val="24"/>
            <w:highlight w:val="white"/>
          </w:rPr>
          <w:t xml:space="preserve"> socioeconomic </w:t>
        </w:r>
      </w:ins>
      <w:r>
        <w:rPr>
          <w:rFonts w:ascii="Times New Roman" w:eastAsia="Times New Roman" w:hAnsi="Times New Roman" w:cs="Times New Roman"/>
          <w:sz w:val="24"/>
          <w:szCs w:val="24"/>
          <w:highlight w:val="white"/>
        </w:rPr>
        <w:t>representation</w:t>
      </w:r>
      <w:ins w:id="400" w:author="Author" w:date="2025-01-23T08:42:00Z">
        <w:r>
          <w:rPr>
            <w:rFonts w:ascii="Times New Roman" w:eastAsia="Times New Roman" w:hAnsi="Times New Roman" w:cs="Times New Roman"/>
            <w:sz w:val="24"/>
            <w:szCs w:val="24"/>
            <w:highlight w:val="white"/>
          </w:rPr>
          <w:t xml:space="preserve"> (Havron et al., 2022)—and increasing the inclusion of non-Western authors in developmental science (</w:t>
        </w: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-Bravo, et al., 2024) are actionable steps to address systemic biases</w:t>
        </w:r>
      </w:ins>
      <w:r>
        <w:rPr>
          <w:rFonts w:ascii="Times New Roman" w:eastAsia="Times New Roman" w:hAnsi="Times New Roman" w:cs="Times New Roman"/>
          <w:sz w:val="24"/>
          <w:szCs w:val="24"/>
          <w:highlight w:val="white"/>
        </w:rPr>
        <w:t>.</w:t>
      </w:r>
    </w:p>
    <w:p w14:paraId="15BE6C90" w14:textId="2593693B" w:rsidR="00634943" w:rsidRDefault="004350FC">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conclude, we found that</w:t>
      </w:r>
      <w:del w:id="401" w:author="Author" w:date="2025-01-23T08:42:00Z">
        <w:r>
          <w:rPr>
            <w:rFonts w:ascii="Times New Roman" w:eastAsia="Times New Roman" w:hAnsi="Times New Roman" w:cs="Times New Roman"/>
            <w:sz w:val="24"/>
            <w:szCs w:val="24"/>
            <w:highlight w:val="white"/>
          </w:rPr>
          <w:delText xml:space="preserve"> data from</w:delText>
        </w:r>
      </w:del>
      <w:r>
        <w:rPr>
          <w:rFonts w:ascii="Times New Roman" w:eastAsia="Times New Roman" w:hAnsi="Times New Roman" w:cs="Times New Roman"/>
          <w:sz w:val="24"/>
          <w:szCs w:val="24"/>
          <w:highlight w:val="white"/>
        </w:rPr>
        <w:t xml:space="preserve"> many countries and la</w:t>
      </w:r>
      <w:r>
        <w:rPr>
          <w:rFonts w:ascii="Times New Roman" w:eastAsia="Times New Roman" w:hAnsi="Times New Roman" w:cs="Times New Roman"/>
          <w:sz w:val="24"/>
          <w:szCs w:val="24"/>
          <w:highlight w:val="white"/>
        </w:rPr>
        <w:t xml:space="preserve">nguages are represented in CHILDES, but that these countries did not constitute a representative sample of the world's countries, and that </w:t>
      </w:r>
      <w:ins w:id="402" w:author="Author" w:date="2025-01-23T08:42:00Z">
        <w:r>
          <w:rPr>
            <w:rFonts w:ascii="Times New Roman" w:eastAsia="Times New Roman" w:hAnsi="Times New Roman" w:cs="Times New Roman"/>
            <w:sz w:val="24"/>
            <w:szCs w:val="24"/>
            <w:highlight w:val="white"/>
          </w:rPr>
          <w:t xml:space="preserve">for many dimensions, </w:t>
        </w:r>
      </w:ins>
      <w:r>
        <w:rPr>
          <w:rFonts w:ascii="Times New Roman" w:eastAsia="Times New Roman" w:hAnsi="Times New Roman" w:cs="Times New Roman"/>
          <w:sz w:val="24"/>
          <w:szCs w:val="24"/>
          <w:highlight w:val="white"/>
        </w:rPr>
        <w:t>families were not representative of their own countries. We also noted low variability along cer</w:t>
      </w:r>
      <w:r>
        <w:rPr>
          <w:rFonts w:ascii="Times New Roman" w:eastAsia="Times New Roman" w:hAnsi="Times New Roman" w:cs="Times New Roman"/>
          <w:sz w:val="24"/>
          <w:szCs w:val="24"/>
          <w:highlight w:val="white"/>
        </w:rPr>
        <w:t>tain dimensions (</w:t>
      </w:r>
      <w:del w:id="403" w:author="Author" w:date="2025-01-23T08:42:00Z">
        <w:r>
          <w:rPr>
            <w:rFonts w:ascii="Times New Roman" w:eastAsia="Times New Roman" w:hAnsi="Times New Roman" w:cs="Times New Roman"/>
            <w:sz w:val="24"/>
            <w:szCs w:val="24"/>
            <w:highlight w:val="white"/>
          </w:rPr>
          <w:delText>saliently</w:delText>
        </w:r>
      </w:del>
      <w:ins w:id="404" w:author="Author" w:date="2025-01-23T08:42:00Z">
        <w:r>
          <w:rPr>
            <w:rFonts w:ascii="Times New Roman" w:eastAsia="Times New Roman" w:hAnsi="Times New Roman" w:cs="Times New Roman"/>
            <w:sz w:val="24"/>
            <w:szCs w:val="24"/>
            <w:highlight w:val="white"/>
          </w:rPr>
          <w:t>e.g.</w:t>
        </w:r>
        <w:proofErr w:type="gramStart"/>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 SES</w:t>
      </w:r>
      <w:proofErr w:type="gramEnd"/>
      <w:r>
        <w:rPr>
          <w:rFonts w:ascii="Times New Roman" w:eastAsia="Times New Roman" w:hAnsi="Times New Roman" w:cs="Times New Roman"/>
          <w:sz w:val="24"/>
          <w:szCs w:val="24"/>
          <w:highlight w:val="white"/>
        </w:rPr>
        <w:t xml:space="preserve"> and family structure) and the predominance of Indo-European languages, with English having the most recorded </w:t>
      </w:r>
      <w:del w:id="405" w:author="Author" w:date="2025-01-23T08:42:00Z">
        <w:r>
          <w:rPr>
            <w:rFonts w:ascii="Times New Roman" w:eastAsia="Times New Roman" w:hAnsi="Times New Roman" w:cs="Times New Roman"/>
            <w:sz w:val="24"/>
            <w:szCs w:val="24"/>
            <w:highlight w:val="white"/>
          </w:rPr>
          <w:delText>participants.</w:delText>
        </w:r>
      </w:del>
      <w:ins w:id="406" w:author="Author" w:date="2025-01-23T08:42:00Z">
        <w:r>
          <w:rPr>
            <w:rFonts w:ascii="Times New Roman" w:eastAsia="Times New Roman" w:hAnsi="Times New Roman" w:cs="Times New Roman"/>
            <w:sz w:val="24"/>
            <w:szCs w:val="24"/>
            <w:highlight w:val="white"/>
          </w:rPr>
          <w:t xml:space="preserve">corpora. Despite these limitations, CHILDES remains an unparalleled resource that has contributed significantly to the </w:t>
        </w:r>
        <w:r>
          <w:rPr>
            <w:rFonts w:ascii="Times New Roman" w:eastAsia="Times New Roman" w:hAnsi="Times New Roman" w:cs="Times New Roman"/>
            <w:sz w:val="24"/>
            <w:szCs w:val="24"/>
            <w:highlight w:val="white"/>
          </w:rPr>
          <w:t>field over decades, exemplifying the success of open and collaborative science.</w:t>
        </w:r>
      </w:ins>
      <w:r>
        <w:rPr>
          <w:rFonts w:ascii="Times New Roman" w:hAnsi="Times New Roman"/>
          <w:color w:val="0000FF"/>
          <w:sz w:val="24"/>
          <w:highlight w:val="white"/>
          <w:rPrChange w:id="407" w:author="Author" w:date="2025-01-23T08:42:00Z">
            <w:rPr>
              <w:rFonts w:ascii="Times New Roman" w:hAnsi="Times New Roman"/>
              <w:sz w:val="24"/>
              <w:highlight w:val="white"/>
            </w:rPr>
          </w:rPrChange>
        </w:rPr>
        <w:t xml:space="preserve"> </w:t>
      </w:r>
      <w:r>
        <w:rPr>
          <w:rFonts w:ascii="Times New Roman" w:eastAsia="Times New Roman" w:hAnsi="Times New Roman" w:cs="Times New Roman"/>
          <w:sz w:val="24"/>
          <w:szCs w:val="24"/>
          <w:highlight w:val="white"/>
        </w:rPr>
        <w:t xml:space="preserve">Our discussion leads us to argue for the systematic inclusion of </w:t>
      </w:r>
      <w:del w:id="408" w:author="Author" w:date="2025-01-23T08:42:00Z">
        <w:r>
          <w:rPr>
            <w:rFonts w:ascii="Times New Roman" w:eastAsia="Times New Roman" w:hAnsi="Times New Roman" w:cs="Times New Roman"/>
            <w:sz w:val="24"/>
            <w:szCs w:val="24"/>
            <w:highlight w:val="white"/>
          </w:rPr>
          <w:delText xml:space="preserve">certain </w:delText>
        </w:r>
      </w:del>
      <w:r>
        <w:rPr>
          <w:rFonts w:ascii="Times New Roman" w:eastAsia="Times New Roman" w:hAnsi="Times New Roman" w:cs="Times New Roman"/>
          <w:sz w:val="24"/>
          <w:szCs w:val="24"/>
          <w:highlight w:val="white"/>
        </w:rPr>
        <w:lastRenderedPageBreak/>
        <w:t>descriptors in speaker-level and corpus-level</w:t>
      </w:r>
      <w:ins w:id="409" w:author="Author" w:date="2025-01-23T08:42:00Z">
        <w:r>
          <w:rPr>
            <w:rFonts w:ascii="Times New Roman" w:eastAsia="Times New Roman" w:hAnsi="Times New Roman" w:cs="Times New Roman"/>
            <w:sz w:val="24"/>
            <w:szCs w:val="24"/>
            <w:highlight w:val="white"/>
          </w:rPr>
          <w:t xml:space="preserve"> CHILDES</w:t>
        </w:r>
      </w:ins>
      <w:r>
        <w:rPr>
          <w:rFonts w:ascii="Times New Roman" w:eastAsia="Times New Roman" w:hAnsi="Times New Roman" w:cs="Times New Roman"/>
          <w:sz w:val="24"/>
          <w:szCs w:val="24"/>
          <w:highlight w:val="white"/>
        </w:rPr>
        <w:t xml:space="preserve"> metadata, to track and quantify both diversity and repres</w:t>
      </w:r>
      <w:r>
        <w:rPr>
          <w:rFonts w:ascii="Times New Roman" w:eastAsia="Times New Roman" w:hAnsi="Times New Roman" w:cs="Times New Roman"/>
          <w:sz w:val="24"/>
          <w:szCs w:val="24"/>
          <w:highlight w:val="white"/>
        </w:rPr>
        <w:t>entativity.</w:t>
      </w:r>
    </w:p>
    <w:p w14:paraId="45578344" w14:textId="77777777" w:rsidR="00634943" w:rsidRDefault="004350FC">
      <w:pPr>
        <w:pStyle w:val="Heading1"/>
        <w:keepNext w:val="0"/>
        <w:keepLines w:val="0"/>
        <w:shd w:val="clear" w:color="auto" w:fill="auto"/>
        <w:spacing w:before="480" w:after="0"/>
        <w:ind w:firstLine="0"/>
        <w:jc w:val="center"/>
        <w:rPr>
          <w:ins w:id="410" w:author="Author" w:date="2025-01-23T08:42:00Z"/>
          <w:rFonts w:ascii="Times New Roman" w:eastAsia="Times New Roman" w:hAnsi="Times New Roman" w:cs="Times New Roman"/>
          <w:b/>
          <w:sz w:val="24"/>
          <w:szCs w:val="24"/>
          <w:highlight w:val="white"/>
        </w:rPr>
      </w:pPr>
      <w:bookmarkStart w:id="411" w:name="_i3tale6p3vp2" w:colFirst="0" w:colLast="0"/>
      <w:bookmarkEnd w:id="411"/>
      <w:ins w:id="412" w:author="Author" w:date="2025-01-23T08:42:00Z">
        <w:r>
          <w:br w:type="page"/>
        </w:r>
      </w:ins>
    </w:p>
    <w:p w14:paraId="49538EF6" w14:textId="77777777" w:rsidR="00634943" w:rsidRDefault="004350FC">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413" w:name="_nfscftp939mt" w:colFirst="0" w:colLast="0"/>
      <w:bookmarkEnd w:id="413"/>
      <w:r>
        <w:rPr>
          <w:rFonts w:ascii="Times New Roman" w:eastAsia="Times New Roman" w:hAnsi="Times New Roman" w:cs="Times New Roman"/>
          <w:b/>
          <w:sz w:val="24"/>
          <w:szCs w:val="24"/>
          <w:highlight w:val="white"/>
        </w:rPr>
        <w:lastRenderedPageBreak/>
        <w:t>References</w:t>
      </w:r>
    </w:p>
    <w:p w14:paraId="25A0433E" w14:textId="77777777" w:rsidR="00634943" w:rsidRDefault="004350FC">
      <w:pPr>
        <w:spacing w:before="120" w:after="240" w:line="480" w:lineRule="auto"/>
        <w:rPr>
          <w:ins w:id="414"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Anderson, J. R., &amp; Schooler, L. J. (1991). Reflections of the environment in memory. </w:t>
      </w:r>
    </w:p>
    <w:p w14:paraId="10406D21" w14:textId="531174AD" w:rsidR="00634943" w:rsidRDefault="004350FC">
      <w:pPr>
        <w:spacing w:before="120" w:after="240" w:line="480" w:lineRule="auto"/>
        <w:ind w:left="720"/>
        <w:rPr>
          <w:rFonts w:ascii="Times New Roman" w:eastAsia="Times New Roman" w:hAnsi="Times New Roman" w:cs="Times New Roman"/>
          <w:sz w:val="24"/>
          <w:szCs w:val="24"/>
          <w:highlight w:val="white"/>
        </w:rPr>
        <w:pPrChange w:id="415" w:author="Author" w:date="2025-01-23T08:42:00Z">
          <w:pPr>
            <w:spacing w:before="120" w:after="240" w:line="480" w:lineRule="auto"/>
          </w:pPr>
        </w:pPrChange>
      </w:pPr>
      <w:r>
        <w:rPr>
          <w:rFonts w:ascii="Times New Roman" w:eastAsia="Times New Roman" w:hAnsi="Times New Roman" w:cs="Times New Roman"/>
          <w:i/>
          <w:sz w:val="24"/>
          <w:szCs w:val="24"/>
          <w:highlight w:val="white"/>
        </w:rPr>
        <w:t>Psychological Science</w:t>
      </w:r>
      <w:r>
        <w:rPr>
          <w:rFonts w:ascii="Times New Roman" w:hAnsi="Times New Roman"/>
          <w:i/>
          <w:sz w:val="24"/>
          <w:highlight w:val="white"/>
          <w:rPrChange w:id="416"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w:t>
      </w:r>
      <w:r>
        <w:rPr>
          <w:rFonts w:ascii="Times New Roman" w:eastAsia="Times New Roman" w:hAnsi="Times New Roman" w:cs="Times New Roman"/>
          <w:sz w:val="24"/>
          <w:szCs w:val="24"/>
          <w:highlight w:val="white"/>
        </w:rPr>
        <w:t>(6), 396</w:t>
      </w:r>
      <w:del w:id="417" w:author="Author" w:date="2025-01-23T08:42:00Z">
        <w:r>
          <w:rPr>
            <w:rFonts w:ascii="Times New Roman" w:eastAsia="Times New Roman" w:hAnsi="Times New Roman" w:cs="Times New Roman"/>
            <w:sz w:val="24"/>
            <w:szCs w:val="24"/>
            <w:highlight w:val="white"/>
          </w:rPr>
          <w:delText>–</w:delText>
        </w:r>
      </w:del>
      <w:ins w:id="418"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408. </w:t>
      </w:r>
      <w:del w:id="419" w:author="Author" w:date="2025-01-23T08:42:00Z">
        <w:r>
          <w:fldChar w:fldCharType="begin"/>
        </w:r>
        <w:r>
          <w:delInstrText xml:space="preserve"> HYPERLINK "https://doi.org/10.1111/j.1467-9280.1991.tb00174.x" \h </w:delInstrText>
        </w:r>
        <w:r>
          <w:fldChar w:fldCharType="separate"/>
        </w:r>
        <w:r>
          <w:rPr>
            <w:rFonts w:ascii="Times New Roman" w:eastAsia="Times New Roman" w:hAnsi="Times New Roman" w:cs="Times New Roman"/>
            <w:color w:val="1155CC"/>
            <w:sz w:val="24"/>
            <w:szCs w:val="24"/>
            <w:highlight w:val="white"/>
            <w:u w:val="single"/>
          </w:rPr>
          <w:delText>https://doi.org/10.1111/j.1467-9280.1991.tb00174.x</w:delText>
        </w:r>
        <w:r>
          <w:rPr>
            <w:rFonts w:ascii="Times New Roman" w:eastAsia="Times New Roman" w:hAnsi="Times New Roman" w:cs="Times New Roman"/>
            <w:color w:val="1155CC"/>
            <w:sz w:val="24"/>
            <w:szCs w:val="24"/>
            <w:highlight w:val="white"/>
            <w:u w:val="single"/>
          </w:rPr>
          <w:fldChar w:fldCharType="end"/>
        </w:r>
      </w:del>
      <w:ins w:id="420" w:author="Author" w:date="2025-01-23T08:42:00Z">
        <w:r>
          <w:rPr>
            <w:rFonts w:ascii="Times New Roman" w:eastAsia="Times New Roman" w:hAnsi="Times New Roman" w:cs="Times New Roman"/>
            <w:sz w:val="24"/>
            <w:szCs w:val="24"/>
            <w:highlight w:val="white"/>
          </w:rPr>
          <w:t>https://doi.org/10.1111/j.1467-9280.1991.tb00174.x</w:t>
        </w:r>
      </w:ins>
    </w:p>
    <w:p w14:paraId="12A74908" w14:textId="77777777" w:rsidR="00634943" w:rsidRDefault="004350FC">
      <w:pPr>
        <w:spacing w:before="120" w:after="240" w:line="480" w:lineRule="auto"/>
        <w:rPr>
          <w:ins w:id="421"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Anonymized (2024). Supplementary materials </w:t>
      </w:r>
    </w:p>
    <w:p w14:paraId="36A97AAB"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422" w:author="Author" w:date="2025-01-23T08:42:00Z">
          <w:pPr>
            <w:spacing w:before="120" w:after="240" w:line="480" w:lineRule="auto"/>
          </w:pPr>
        </w:pPrChange>
      </w:pPr>
      <w:r>
        <w:rPr>
          <w:rFonts w:ascii="Times New Roman" w:eastAsia="Times New Roman" w:hAnsi="Times New Roman" w:cs="Times New Roman"/>
          <w:sz w:val="24"/>
          <w:szCs w:val="24"/>
          <w:highlight w:val="white"/>
        </w:rPr>
        <w:t>https://osf.io/q9w82/?view_only=a013f1b25b8c4556b8248f12870402c9</w:t>
      </w:r>
    </w:p>
    <w:p w14:paraId="1ED3C5E5" w14:textId="77777777" w:rsidR="00634943" w:rsidRDefault="004350FC">
      <w:pPr>
        <w:spacing w:before="120" w:after="240" w:line="480" w:lineRule="auto"/>
        <w:rPr>
          <w:ins w:id="423" w:author="Author" w:date="2025-01-23T08:42:00Z"/>
          <w:rFonts w:ascii="Times New Roman" w:eastAsia="Times New Roman" w:hAnsi="Times New Roman" w:cs="Times New Roman"/>
          <w:sz w:val="24"/>
          <w:szCs w:val="24"/>
          <w:highlight w:val="white"/>
        </w:rPr>
      </w:pPr>
      <w:proofErr w:type="spellStart"/>
      <w:ins w:id="424" w:author="Author" w:date="2025-01-23T08:42:00Z">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 xml:space="preserve">-Bravo, 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Garcia, R., </w:t>
        </w:r>
        <w:proofErr w:type="spellStart"/>
        <w:r>
          <w:rPr>
            <w:rFonts w:ascii="Times New Roman" w:eastAsia="Times New Roman" w:hAnsi="Times New Roman" w:cs="Times New Roman"/>
            <w:sz w:val="24"/>
            <w:szCs w:val="24"/>
            <w:highlight w:val="white"/>
          </w:rPr>
          <w:t>Kotera</w:t>
        </w:r>
        <w:proofErr w:type="spellEnd"/>
        <w:r>
          <w:rPr>
            <w:rFonts w:ascii="Times New Roman" w:eastAsia="Times New Roman" w:hAnsi="Times New Roman" w:cs="Times New Roman"/>
            <w:sz w:val="24"/>
            <w:szCs w:val="24"/>
            <w:highlight w:val="white"/>
          </w:rPr>
          <w:t xml:space="preserve">, H., Nicolas, R. K., </w:t>
        </w:r>
        <w:proofErr w:type="spellStart"/>
        <w:r>
          <w:rPr>
            <w:rFonts w:ascii="Times New Roman" w:eastAsia="Times New Roman" w:hAnsi="Times New Roman" w:cs="Times New Roman"/>
            <w:sz w:val="24"/>
            <w:szCs w:val="24"/>
            <w:highlight w:val="white"/>
          </w:rPr>
          <w:t>Laranjo</w:t>
        </w:r>
        <w:proofErr w:type="spellEnd"/>
        <w:r>
          <w:rPr>
            <w:rFonts w:ascii="Times New Roman" w:eastAsia="Times New Roman" w:hAnsi="Times New Roman" w:cs="Times New Roman"/>
            <w:sz w:val="24"/>
            <w:szCs w:val="24"/>
            <w:highlight w:val="white"/>
          </w:rPr>
          <w:t xml:space="preserve">, R., ... &amp; </w:t>
        </w:r>
        <w:proofErr w:type="spellStart"/>
        <w:r>
          <w:rPr>
            <w:rFonts w:ascii="Times New Roman" w:eastAsia="Times New Roman" w:hAnsi="Times New Roman" w:cs="Times New Roman"/>
            <w:sz w:val="24"/>
            <w:szCs w:val="24"/>
            <w:highlight w:val="white"/>
          </w:rPr>
          <w:t>Woon</w:t>
        </w:r>
        <w:proofErr w:type="spellEnd"/>
        <w:r>
          <w:rPr>
            <w:rFonts w:ascii="Times New Roman" w:eastAsia="Times New Roman" w:hAnsi="Times New Roman" w:cs="Times New Roman"/>
            <w:sz w:val="24"/>
            <w:szCs w:val="24"/>
            <w:highlight w:val="white"/>
          </w:rPr>
          <w:t xml:space="preserve">, F. </w:t>
        </w:r>
      </w:ins>
    </w:p>
    <w:p w14:paraId="3D5B9884" w14:textId="77777777" w:rsidR="00634943" w:rsidRDefault="004350FC">
      <w:pPr>
        <w:spacing w:before="120" w:after="240" w:line="480" w:lineRule="auto"/>
        <w:ind w:left="720"/>
        <w:rPr>
          <w:ins w:id="425" w:author="Author" w:date="2025-01-23T08:42:00Z"/>
          <w:rFonts w:ascii="Times New Roman" w:eastAsia="Times New Roman" w:hAnsi="Times New Roman" w:cs="Times New Roman"/>
          <w:sz w:val="24"/>
          <w:szCs w:val="24"/>
          <w:highlight w:val="white"/>
        </w:rPr>
      </w:pPr>
      <w:ins w:id="426" w:author="Author" w:date="2025-01-23T08:42:00Z">
        <w:r>
          <w:rPr>
            <w:rFonts w:ascii="Times New Roman" w:eastAsia="Times New Roman" w:hAnsi="Times New Roman" w:cs="Times New Roman"/>
            <w:sz w:val="24"/>
            <w:szCs w:val="24"/>
            <w:highlight w:val="white"/>
          </w:rPr>
          <w:t>T. (2024). Towards Diversifying Early Language Development Research: The First Truly Globa</w:t>
        </w:r>
        <w:r>
          <w:rPr>
            <w:rFonts w:ascii="Times New Roman" w:eastAsia="Times New Roman" w:hAnsi="Times New Roman" w:cs="Times New Roman"/>
            <w:sz w:val="24"/>
            <w:szCs w:val="24"/>
            <w:highlight w:val="white"/>
          </w:rPr>
          <w:t xml:space="preserve">l International Summer/Winter School on Language Acquisition (/L+/) 2021. </w:t>
        </w:r>
        <w:r>
          <w:rPr>
            <w:rFonts w:ascii="Times New Roman" w:eastAsia="Times New Roman" w:hAnsi="Times New Roman" w:cs="Times New Roman"/>
            <w:i/>
            <w:sz w:val="24"/>
            <w:szCs w:val="24"/>
            <w:highlight w:val="white"/>
          </w:rPr>
          <w:t>Journal of Cognition and Development, 25</w:t>
        </w:r>
        <w:r>
          <w:rPr>
            <w:rFonts w:ascii="Times New Roman" w:eastAsia="Times New Roman" w:hAnsi="Times New Roman" w:cs="Times New Roman"/>
            <w:sz w:val="24"/>
            <w:szCs w:val="24"/>
            <w:highlight w:val="white"/>
          </w:rPr>
          <w:t xml:space="preserve">(2), 242-260. </w:t>
        </w:r>
        <w:r>
          <w:fldChar w:fldCharType="begin"/>
        </w:r>
        <w:r>
          <w:instrText xml:space="preserve"> HYPERLINK "https://doi.org/10.1080/15248372.2023.2231083" \h </w:instrText>
        </w:r>
        <w:r>
          <w:fldChar w:fldCharType="separate"/>
        </w:r>
        <w:r>
          <w:rPr>
            <w:rFonts w:ascii="Times New Roman" w:eastAsia="Times New Roman" w:hAnsi="Times New Roman" w:cs="Times New Roman"/>
            <w:sz w:val="24"/>
            <w:szCs w:val="24"/>
            <w:highlight w:val="white"/>
          </w:rPr>
          <w:t>https://doi.org/10.1080/15248372.2023.2231083</w:t>
        </w:r>
        <w:r>
          <w:rPr>
            <w:rFonts w:ascii="Times New Roman" w:eastAsia="Times New Roman" w:hAnsi="Times New Roman" w:cs="Times New Roman"/>
            <w:sz w:val="24"/>
            <w:szCs w:val="24"/>
            <w:highlight w:val="white"/>
          </w:rPr>
          <w:fldChar w:fldCharType="end"/>
        </w:r>
      </w:ins>
    </w:p>
    <w:p w14:paraId="7DF6CDE0" w14:textId="77777777" w:rsidR="00634943" w:rsidRDefault="004350FC">
      <w:pPr>
        <w:spacing w:before="120" w:after="240" w:line="480" w:lineRule="auto"/>
        <w:rPr>
          <w:ins w:id="427" w:author="Author" w:date="2025-01-23T08:42:00Z"/>
          <w:rFonts w:ascii="Times New Roman" w:eastAsia="Times New Roman" w:hAnsi="Times New Roman" w:cs="Times New Roman"/>
          <w:sz w:val="24"/>
          <w:szCs w:val="24"/>
          <w:highlight w:val="white"/>
        </w:rPr>
      </w:pPr>
      <w:proofErr w:type="spellStart"/>
      <w:ins w:id="428" w:author="Author" w:date="2025-01-23T08:42:00Z">
        <w:r>
          <w:rPr>
            <w:rFonts w:ascii="Times New Roman" w:eastAsia="Times New Roman" w:hAnsi="Times New Roman" w:cs="Times New Roman"/>
            <w:sz w:val="24"/>
            <w:szCs w:val="24"/>
            <w:highlight w:val="white"/>
          </w:rPr>
          <w:t>Babineau</w:t>
        </w:r>
        <w:proofErr w:type="spellEnd"/>
        <w:r>
          <w:rPr>
            <w:rFonts w:ascii="Times New Roman" w:eastAsia="Times New Roman" w:hAnsi="Times New Roman" w:cs="Times New Roman"/>
            <w:sz w:val="24"/>
            <w:szCs w:val="24"/>
            <w:highlight w:val="white"/>
          </w:rPr>
          <w:t>, M., Hav</w:t>
        </w:r>
        <w:r>
          <w:rPr>
            <w:rFonts w:ascii="Times New Roman" w:eastAsia="Times New Roman" w:hAnsi="Times New Roman" w:cs="Times New Roman"/>
            <w:sz w:val="24"/>
            <w:szCs w:val="24"/>
            <w:highlight w:val="white"/>
          </w:rPr>
          <w:t xml:space="preserve">ron, N., </w:t>
        </w:r>
        <w:proofErr w:type="spellStart"/>
        <w:r>
          <w:rPr>
            <w:rFonts w:ascii="Times New Roman" w:eastAsia="Times New Roman" w:hAnsi="Times New Roman" w:cs="Times New Roman"/>
            <w:sz w:val="24"/>
            <w:szCs w:val="24"/>
            <w:highlight w:val="white"/>
          </w:rPr>
          <w:t>Dautriche</w:t>
        </w:r>
        <w:proofErr w:type="spellEnd"/>
        <w:r>
          <w:rPr>
            <w:rFonts w:ascii="Times New Roman" w:eastAsia="Times New Roman" w:hAnsi="Times New Roman" w:cs="Times New Roman"/>
            <w:sz w:val="24"/>
            <w:szCs w:val="24"/>
            <w:highlight w:val="white"/>
          </w:rPr>
          <w:t xml:space="preserve">, I., de Carvalho, A., &amp; Christophe, A. (2023). Learning to </w:t>
        </w:r>
      </w:ins>
    </w:p>
    <w:p w14:paraId="004506FC" w14:textId="77777777" w:rsidR="00634943" w:rsidRDefault="004350FC">
      <w:pPr>
        <w:spacing w:before="120" w:after="240" w:line="480" w:lineRule="auto"/>
        <w:ind w:left="720"/>
        <w:rPr>
          <w:ins w:id="429" w:author="Author" w:date="2025-01-23T08:42:00Z"/>
          <w:rFonts w:ascii="Times New Roman" w:eastAsia="Times New Roman" w:hAnsi="Times New Roman" w:cs="Times New Roman"/>
          <w:sz w:val="24"/>
          <w:szCs w:val="24"/>
          <w:highlight w:val="white"/>
        </w:rPr>
      </w:pPr>
      <w:ins w:id="430" w:author="Author" w:date="2025-01-23T08:42:00Z">
        <w:r>
          <w:rPr>
            <w:rFonts w:ascii="Times New Roman" w:eastAsia="Times New Roman" w:hAnsi="Times New Roman" w:cs="Times New Roman"/>
            <w:sz w:val="24"/>
            <w:szCs w:val="24"/>
            <w:highlight w:val="white"/>
          </w:rPr>
          <w:t xml:space="preserve">predict and predicting to learn: Before and beyond the syntactic bootstrapper. </w:t>
        </w:r>
        <w:r>
          <w:rPr>
            <w:rFonts w:ascii="Times New Roman" w:eastAsia="Times New Roman" w:hAnsi="Times New Roman" w:cs="Times New Roman"/>
            <w:i/>
            <w:sz w:val="24"/>
            <w:szCs w:val="24"/>
            <w:highlight w:val="white"/>
          </w:rPr>
          <w:t>Language Acquisition, 30</w:t>
        </w:r>
        <w:r>
          <w:rPr>
            <w:rFonts w:ascii="Times New Roman" w:eastAsia="Times New Roman" w:hAnsi="Times New Roman" w:cs="Times New Roman"/>
            <w:sz w:val="24"/>
            <w:szCs w:val="24"/>
            <w:highlight w:val="white"/>
          </w:rPr>
          <w:t xml:space="preserve">(3-4), 337-360. </w:t>
        </w:r>
        <w:r>
          <w:fldChar w:fldCharType="begin"/>
        </w:r>
        <w:r>
          <w:instrText xml:space="preserve"> HYPERLINK "https://doi.org/10.1080/10489223.2022.207821</w:instrText>
        </w:r>
        <w:r>
          <w:instrText xml:space="preserve">1" \h </w:instrText>
        </w:r>
        <w:r>
          <w:fldChar w:fldCharType="separate"/>
        </w:r>
        <w:r>
          <w:rPr>
            <w:rFonts w:ascii="Times New Roman" w:eastAsia="Times New Roman" w:hAnsi="Times New Roman" w:cs="Times New Roman"/>
            <w:sz w:val="24"/>
            <w:szCs w:val="24"/>
            <w:highlight w:val="white"/>
          </w:rPr>
          <w:t>https://doi.org/10.1080/10489223.2022.2078211</w:t>
        </w:r>
        <w:r>
          <w:rPr>
            <w:rFonts w:ascii="Times New Roman" w:eastAsia="Times New Roman" w:hAnsi="Times New Roman" w:cs="Times New Roman"/>
            <w:sz w:val="24"/>
            <w:szCs w:val="24"/>
            <w:highlight w:val="white"/>
          </w:rPr>
          <w:fldChar w:fldCharType="end"/>
        </w:r>
      </w:ins>
    </w:p>
    <w:p w14:paraId="7329A7B8" w14:textId="77777777" w:rsidR="00634943" w:rsidRDefault="004350FC">
      <w:pPr>
        <w:spacing w:before="120" w:after="240" w:line="480" w:lineRule="auto"/>
        <w:rPr>
          <w:ins w:id="431"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Bartsch, K., &amp; Wellman, H. M. (1995). </w:t>
      </w:r>
      <w:r>
        <w:rPr>
          <w:rFonts w:ascii="Times New Roman" w:eastAsia="Times New Roman" w:hAnsi="Times New Roman" w:cs="Times New Roman"/>
          <w:i/>
          <w:sz w:val="24"/>
          <w:szCs w:val="24"/>
          <w:highlight w:val="white"/>
        </w:rPr>
        <w:t>Children talk about the mind</w:t>
      </w:r>
      <w:r>
        <w:rPr>
          <w:rFonts w:ascii="Times New Roman" w:hAnsi="Times New Roman"/>
          <w:i/>
          <w:sz w:val="24"/>
          <w:highlight w:val="white"/>
          <w:rPrChange w:id="432" w:author="Author" w:date="2025-01-23T08:42:00Z">
            <w:rPr>
              <w:rFonts w:ascii="Times New Roman" w:hAnsi="Times New Roman"/>
              <w:sz w:val="24"/>
              <w:highlight w:val="white"/>
            </w:rPr>
          </w:rPrChange>
        </w:rPr>
        <w:t>.</w:t>
      </w:r>
      <w:r>
        <w:rPr>
          <w:rFonts w:ascii="Times New Roman" w:eastAsia="Times New Roman" w:hAnsi="Times New Roman" w:cs="Times New Roman"/>
          <w:sz w:val="24"/>
          <w:szCs w:val="24"/>
          <w:highlight w:val="white"/>
        </w:rPr>
        <w:t xml:space="preserve"> New York, NY: Oxford </w:t>
      </w:r>
    </w:p>
    <w:p w14:paraId="20142433"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433" w:author="Author" w:date="2025-01-23T08:42:00Z">
          <w:pPr>
            <w:spacing w:before="120" w:after="240" w:line="480" w:lineRule="auto"/>
          </w:pPr>
        </w:pPrChange>
      </w:pPr>
      <w:r>
        <w:rPr>
          <w:rFonts w:ascii="Times New Roman" w:eastAsia="Times New Roman" w:hAnsi="Times New Roman" w:cs="Times New Roman"/>
          <w:sz w:val="24"/>
          <w:szCs w:val="24"/>
          <w:highlight w:val="white"/>
        </w:rPr>
        <w:t>University Press.</w:t>
      </w:r>
      <w:ins w:id="434" w:author="Author" w:date="2025-01-23T08:42:00Z">
        <w:r>
          <w:rPr>
            <w:rFonts w:ascii="Times New Roman" w:eastAsia="Times New Roman" w:hAnsi="Times New Roman" w:cs="Times New Roman"/>
            <w:sz w:val="24"/>
            <w:szCs w:val="24"/>
            <w:highlight w:val="white"/>
          </w:rPr>
          <w:t xml:space="preserve"> https://doi.org/10.1093/oso/9780195080056.001.0001</w:t>
        </w:r>
      </w:ins>
    </w:p>
    <w:p w14:paraId="3FBD7F09" w14:textId="77777777" w:rsidR="00634943" w:rsidRDefault="004350FC">
      <w:pPr>
        <w:spacing w:before="120" w:after="240" w:line="480" w:lineRule="auto"/>
        <w:rPr>
          <w:ins w:id="435"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w:t>
      </w:r>
      <w:proofErr w:type="spellStart"/>
      <w:r>
        <w:rPr>
          <w:rFonts w:ascii="Times New Roman" w:eastAsia="Times New Roman" w:hAnsi="Times New Roman" w:cs="Times New Roman"/>
          <w:sz w:val="24"/>
          <w:szCs w:val="24"/>
          <w:highlight w:val="white"/>
        </w:rPr>
        <w:t>Soderstrom</w:t>
      </w:r>
      <w:proofErr w:type="spellEnd"/>
      <w:r>
        <w:rPr>
          <w:rFonts w:ascii="Times New Roman" w:eastAsia="Times New Roman" w:hAnsi="Times New Roman" w:cs="Times New Roman"/>
          <w:sz w:val="24"/>
          <w:szCs w:val="24"/>
          <w:highlight w:val="white"/>
        </w:rPr>
        <w:t>, M., Schwarz, I.-C</w:t>
      </w:r>
      <w:r>
        <w:rPr>
          <w:rFonts w:ascii="Times New Roman" w:eastAsia="Times New Roman" w:hAnsi="Times New Roman" w:cs="Times New Roman"/>
          <w:sz w:val="24"/>
          <w:szCs w:val="24"/>
          <w:highlight w:val="white"/>
        </w:rPr>
        <w:t xml:space="preserve">., Rowland, C. F., Ramirez-Esparza, N., Hamrick, </w:t>
      </w:r>
    </w:p>
    <w:p w14:paraId="63BF532F" w14:textId="4F6FF8EF" w:rsidR="00634943" w:rsidRDefault="004350FC">
      <w:pPr>
        <w:spacing w:before="120" w:after="240" w:line="480" w:lineRule="auto"/>
        <w:ind w:left="720"/>
        <w:rPr>
          <w:rFonts w:ascii="Times New Roman" w:eastAsia="Times New Roman" w:hAnsi="Times New Roman" w:cs="Times New Roman"/>
          <w:sz w:val="24"/>
          <w:szCs w:val="24"/>
          <w:highlight w:val="white"/>
        </w:rPr>
        <w:pPrChange w:id="436" w:author="Author" w:date="2025-01-23T08:42:00Z">
          <w:pPr>
            <w:spacing w:before="120" w:after="240" w:line="480" w:lineRule="auto"/>
          </w:pPr>
        </w:pPrChange>
      </w:pPr>
      <w:r>
        <w:rPr>
          <w:rFonts w:ascii="Times New Roman" w:eastAsia="Times New Roman" w:hAnsi="Times New Roman" w:cs="Times New Roman"/>
          <w:sz w:val="24"/>
          <w:szCs w:val="24"/>
          <w:highlight w:val="white"/>
        </w:rPr>
        <w:lastRenderedPageBreak/>
        <w:t xml:space="preserve">L. R., </w:t>
      </w:r>
      <w:del w:id="437" w:author="Author" w:date="2025-01-23T08:42:00Z">
        <w:r>
          <w:rPr>
            <w:rFonts w:ascii="Times New Roman" w:eastAsia="Times New Roman" w:hAnsi="Times New Roman" w:cs="Times New Roman"/>
            <w:sz w:val="24"/>
            <w:szCs w:val="24"/>
            <w:highlight w:val="white"/>
          </w:rPr>
          <w:delText>&amp; others</w:delText>
        </w:r>
      </w:del>
      <w:ins w:id="438" w:author="Author" w:date="2025-01-23T08:42:00Z">
        <w:r>
          <w:rPr>
            <w:rFonts w:ascii="Times New Roman" w:eastAsia="Times New Roman" w:hAnsi="Times New Roman" w:cs="Times New Roman"/>
            <w:sz w:val="24"/>
            <w:szCs w:val="24"/>
            <w:highlight w:val="white"/>
          </w:rPr>
          <w:t>et al</w:t>
        </w:r>
      </w:ins>
      <w:r>
        <w:rPr>
          <w:rFonts w:ascii="Times New Roman" w:eastAsia="Times New Roman" w:hAnsi="Times New Roman" w:cs="Times New Roman"/>
          <w:sz w:val="24"/>
          <w:szCs w:val="24"/>
          <w:highlight w:val="white"/>
        </w:rPr>
        <w:t xml:space="preserve">. (2023). Everyday language input and production in 1,001 children from six continents. </w:t>
      </w:r>
      <w:r>
        <w:rPr>
          <w:rFonts w:ascii="Times New Roman" w:eastAsia="Times New Roman" w:hAnsi="Times New Roman" w:cs="Times New Roman"/>
          <w:i/>
          <w:sz w:val="24"/>
          <w:szCs w:val="24"/>
          <w:highlight w:val="white"/>
        </w:rPr>
        <w:t>Proceedings of the National Academy of Sciences, 120</w:t>
      </w:r>
      <w:r>
        <w:rPr>
          <w:rFonts w:ascii="Times New Roman" w:eastAsia="Times New Roman" w:hAnsi="Times New Roman" w:cs="Times New Roman"/>
          <w:sz w:val="24"/>
          <w:szCs w:val="24"/>
          <w:highlight w:val="white"/>
        </w:rPr>
        <w:t>(52), e2300671120</w:t>
      </w:r>
      <w:del w:id="439" w:author="Author" w:date="2025-01-23T08:42:00Z">
        <w:r>
          <w:rPr>
            <w:rFonts w:ascii="Times New Roman" w:eastAsia="Times New Roman" w:hAnsi="Times New Roman" w:cs="Times New Roman"/>
            <w:sz w:val="24"/>
            <w:szCs w:val="24"/>
            <w:highlight w:val="white"/>
          </w:rPr>
          <w:delText xml:space="preserve">. </w:delText>
        </w:r>
      </w:del>
      <w:ins w:id="440" w:author="Author" w:date="2025-01-23T08:42:00Z">
        <w:r>
          <w:rPr>
            <w:rFonts w:ascii="Times New Roman" w:eastAsia="Times New Roman" w:hAnsi="Times New Roman" w:cs="Times New Roman"/>
            <w:sz w:val="24"/>
            <w:szCs w:val="24"/>
            <w:highlight w:val="white"/>
          </w:rPr>
          <w:t>.</w:t>
        </w:r>
      </w:ins>
      <w:r>
        <w:fldChar w:fldCharType="begin"/>
      </w:r>
      <w:r>
        <w:instrText xml:space="preserve"> HYPERLINK "https://doi.org/10.107</w:instrText>
      </w:r>
      <w:r>
        <w:instrText xml:space="preserve">3/pnas.2300671120" \h </w:instrText>
      </w:r>
      <w:r>
        <w:fldChar w:fldCharType="separate"/>
      </w:r>
      <w:r>
        <w:rPr>
          <w:rFonts w:ascii="Times New Roman" w:eastAsia="Times New Roman" w:hAnsi="Times New Roman" w:cs="Times New Roman"/>
          <w:color w:val="1155CC"/>
          <w:sz w:val="24"/>
          <w:szCs w:val="24"/>
          <w:highlight w:val="white"/>
          <w:u w:val="single"/>
        </w:rPr>
        <w:t>https://doi.org/10.1073/pnas.2300671120</w:t>
      </w:r>
      <w:r>
        <w:rPr>
          <w:rFonts w:ascii="Times New Roman" w:eastAsia="Times New Roman" w:hAnsi="Times New Roman" w:cs="Times New Roman"/>
          <w:color w:val="1155CC"/>
          <w:sz w:val="24"/>
          <w:szCs w:val="24"/>
          <w:highlight w:val="white"/>
          <w:u w:val="single"/>
        </w:rPr>
        <w:fldChar w:fldCharType="end"/>
      </w:r>
      <w:del w:id="441" w:author="Author" w:date="2025-01-23T08:42:00Z">
        <w:r>
          <w:rPr>
            <w:rFonts w:ascii="Times New Roman" w:eastAsia="Times New Roman" w:hAnsi="Times New Roman" w:cs="Times New Roman"/>
            <w:sz w:val="24"/>
            <w:szCs w:val="24"/>
            <w:highlight w:val="white"/>
          </w:rPr>
          <w:delText xml:space="preserve">. </w:delText>
        </w:r>
      </w:del>
    </w:p>
    <w:p w14:paraId="3DE726E3" w14:textId="77777777" w:rsidR="00634943" w:rsidRDefault="004350FC">
      <w:pPr>
        <w:spacing w:before="120" w:after="240" w:line="480" w:lineRule="auto"/>
        <w:rPr>
          <w:ins w:id="442" w:author="Author" w:date="2025-01-23T08:42:00Z"/>
          <w:rFonts w:ascii="Times New Roman" w:eastAsia="Times New Roman" w:hAnsi="Times New Roman" w:cs="Times New Roman"/>
          <w:sz w:val="24"/>
          <w:szCs w:val="24"/>
          <w:highlight w:val="white"/>
        </w:rPr>
      </w:pPr>
      <w:ins w:id="443" w:author="Author" w:date="2025-01-23T08:42:00Z">
        <w:r>
          <w:rPr>
            <w:rFonts w:ascii="Times New Roman" w:eastAsia="Times New Roman" w:hAnsi="Times New Roman" w:cs="Times New Roman"/>
            <w:sz w:val="24"/>
            <w:szCs w:val="24"/>
            <w:highlight w:val="white"/>
          </w:rPr>
          <w:t xml:space="preserve">Bianchi, S. M., &amp; </w:t>
        </w:r>
        <w:proofErr w:type="spellStart"/>
        <w:r>
          <w:rPr>
            <w:rFonts w:ascii="Times New Roman" w:eastAsia="Times New Roman" w:hAnsi="Times New Roman" w:cs="Times New Roman"/>
            <w:sz w:val="24"/>
            <w:szCs w:val="24"/>
            <w:highlight w:val="white"/>
          </w:rPr>
          <w:t>Milkie</w:t>
        </w:r>
        <w:proofErr w:type="spellEnd"/>
        <w:r>
          <w:rPr>
            <w:rFonts w:ascii="Times New Roman" w:eastAsia="Times New Roman" w:hAnsi="Times New Roman" w:cs="Times New Roman"/>
            <w:sz w:val="24"/>
            <w:szCs w:val="24"/>
            <w:highlight w:val="white"/>
          </w:rPr>
          <w:t xml:space="preserve">, M. A. (2010). Work and family research in the first decade of the 21st </w:t>
        </w:r>
      </w:ins>
    </w:p>
    <w:p w14:paraId="67CBB31F" w14:textId="77777777" w:rsidR="00634943" w:rsidRDefault="004350FC">
      <w:pPr>
        <w:spacing w:before="120" w:after="240" w:line="480" w:lineRule="auto"/>
        <w:ind w:left="720"/>
        <w:rPr>
          <w:ins w:id="444" w:author="Author" w:date="2025-01-23T08:42:00Z"/>
          <w:rFonts w:ascii="Times New Roman" w:eastAsia="Times New Roman" w:hAnsi="Times New Roman" w:cs="Times New Roman"/>
          <w:sz w:val="24"/>
          <w:szCs w:val="24"/>
          <w:highlight w:val="white"/>
        </w:rPr>
      </w:pPr>
      <w:ins w:id="445" w:author="Author" w:date="2025-01-23T08:42:00Z">
        <w:r>
          <w:rPr>
            <w:rFonts w:ascii="Times New Roman" w:eastAsia="Times New Roman" w:hAnsi="Times New Roman" w:cs="Times New Roman"/>
            <w:sz w:val="24"/>
            <w:szCs w:val="24"/>
            <w:highlight w:val="white"/>
          </w:rPr>
          <w:t>century.</w:t>
        </w:r>
        <w:r>
          <w:rPr>
            <w:rFonts w:ascii="Times New Roman" w:eastAsia="Times New Roman" w:hAnsi="Times New Roman" w:cs="Times New Roman"/>
            <w:i/>
            <w:sz w:val="24"/>
            <w:szCs w:val="24"/>
            <w:highlight w:val="white"/>
          </w:rPr>
          <w:t xml:space="preserve"> Journal of Marriage and Family, 72</w:t>
        </w:r>
        <w:r>
          <w:rPr>
            <w:rFonts w:ascii="Times New Roman" w:eastAsia="Times New Roman" w:hAnsi="Times New Roman" w:cs="Times New Roman"/>
            <w:sz w:val="24"/>
            <w:szCs w:val="24"/>
            <w:highlight w:val="white"/>
          </w:rPr>
          <w:t xml:space="preserve">(3), 705-725. </w:t>
        </w:r>
        <w:r>
          <w:fldChar w:fldCharType="begin"/>
        </w:r>
        <w:r>
          <w:instrText xml:space="preserve"> HYPERLINK "https://doi.org/10.1111/</w:instrText>
        </w:r>
        <w:r>
          <w:instrText xml:space="preserve">j.1741-3737.2010.00726.x" \h </w:instrText>
        </w:r>
        <w:r>
          <w:fldChar w:fldCharType="separate"/>
        </w:r>
        <w:r>
          <w:rPr>
            <w:rFonts w:ascii="Times New Roman" w:eastAsia="Times New Roman" w:hAnsi="Times New Roman" w:cs="Times New Roman"/>
            <w:color w:val="1155CC"/>
            <w:sz w:val="24"/>
            <w:szCs w:val="24"/>
            <w:highlight w:val="white"/>
            <w:u w:val="single"/>
          </w:rPr>
          <w:t>https://doi.org/10.1111/j.1741-3737.2010.00726.x</w:t>
        </w:r>
        <w:r>
          <w:rPr>
            <w:rFonts w:ascii="Times New Roman" w:eastAsia="Times New Roman" w:hAnsi="Times New Roman" w:cs="Times New Roman"/>
            <w:color w:val="1155CC"/>
            <w:sz w:val="24"/>
            <w:szCs w:val="24"/>
            <w:highlight w:val="white"/>
            <w:u w:val="single"/>
          </w:rPr>
          <w:fldChar w:fldCharType="end"/>
        </w:r>
      </w:ins>
    </w:p>
    <w:p w14:paraId="0CA3923E" w14:textId="460925D1" w:rsidR="00634943" w:rsidRDefault="004350FC">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Blake, J. (1981). Family size and the quality of children. </w:t>
      </w:r>
      <w:r>
        <w:rPr>
          <w:rFonts w:ascii="Times New Roman" w:eastAsia="Times New Roman" w:hAnsi="Times New Roman" w:cs="Times New Roman"/>
          <w:i/>
          <w:sz w:val="24"/>
          <w:szCs w:val="24"/>
          <w:highlight w:val="white"/>
        </w:rPr>
        <w:t>Demography</w:t>
      </w:r>
      <w:r>
        <w:rPr>
          <w:rFonts w:ascii="Times New Roman" w:hAnsi="Times New Roman"/>
          <w:i/>
          <w:sz w:val="24"/>
          <w:highlight w:val="white"/>
          <w:rPrChange w:id="446"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18</w:t>
      </w:r>
      <w:r>
        <w:rPr>
          <w:rFonts w:ascii="Times New Roman" w:eastAsia="Times New Roman" w:hAnsi="Times New Roman" w:cs="Times New Roman"/>
          <w:sz w:val="24"/>
          <w:szCs w:val="24"/>
          <w:highlight w:val="white"/>
        </w:rPr>
        <w:t>(4), 421</w:t>
      </w:r>
      <w:del w:id="447" w:author="Author" w:date="2025-01-23T08:42:00Z">
        <w:r>
          <w:rPr>
            <w:rFonts w:ascii="Times New Roman" w:eastAsia="Times New Roman" w:hAnsi="Times New Roman" w:cs="Times New Roman"/>
            <w:sz w:val="24"/>
            <w:szCs w:val="24"/>
            <w:highlight w:val="white"/>
          </w:rPr>
          <w:delText>–</w:delText>
        </w:r>
      </w:del>
      <w:ins w:id="448"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442.</w:t>
      </w:r>
      <w:del w:id="449" w:author="Author" w:date="2025-01-23T08:42:00Z">
        <w:r>
          <w:rPr>
            <w:rFonts w:ascii="Times New Roman" w:eastAsia="Times New Roman" w:hAnsi="Times New Roman" w:cs="Times New Roman"/>
            <w:sz w:val="24"/>
            <w:szCs w:val="24"/>
            <w:highlight w:val="white"/>
          </w:rPr>
          <w:delText xml:space="preserve"> </w:delText>
        </w:r>
        <w:r>
          <w:fldChar w:fldCharType="begin"/>
        </w:r>
        <w:r>
          <w:delInstrText xml:space="preserve"> HYPERLINK "https://doi.org/10.2307/2060941" \h </w:delInstrText>
        </w:r>
        <w:r>
          <w:fldChar w:fldCharType="separate"/>
        </w:r>
        <w:r>
          <w:rPr>
            <w:rFonts w:ascii="Times New Roman" w:eastAsia="Times New Roman" w:hAnsi="Times New Roman" w:cs="Times New Roman"/>
            <w:color w:val="1155CC"/>
            <w:sz w:val="24"/>
            <w:szCs w:val="24"/>
            <w:highlight w:val="white"/>
            <w:u w:val="single"/>
          </w:rPr>
          <w:delText>https:</w:delText>
        </w:r>
        <w:r>
          <w:rPr>
            <w:rFonts w:ascii="Times New Roman" w:eastAsia="Times New Roman" w:hAnsi="Times New Roman" w:cs="Times New Roman"/>
            <w:color w:val="1155CC"/>
            <w:sz w:val="24"/>
            <w:szCs w:val="24"/>
            <w:highlight w:val="white"/>
            <w:u w:val="single"/>
          </w:rPr>
          <w:delText>//doi.org/10.2307/2060941</w:delText>
        </w:r>
        <w:r>
          <w:rPr>
            <w:rFonts w:ascii="Times New Roman" w:eastAsia="Times New Roman" w:hAnsi="Times New Roman" w:cs="Times New Roman"/>
            <w:color w:val="1155CC"/>
            <w:sz w:val="24"/>
            <w:szCs w:val="24"/>
            <w:highlight w:val="white"/>
            <w:u w:val="single"/>
          </w:rPr>
          <w:fldChar w:fldCharType="end"/>
        </w:r>
        <w:r>
          <w:rPr>
            <w:rFonts w:ascii="Times New Roman" w:eastAsia="Times New Roman" w:hAnsi="Times New Roman" w:cs="Times New Roman"/>
            <w:sz w:val="24"/>
            <w:szCs w:val="24"/>
            <w:highlight w:val="white"/>
          </w:rPr>
          <w:delText xml:space="preserve"> </w:delText>
        </w:r>
      </w:del>
    </w:p>
    <w:p w14:paraId="7A2E102A" w14:textId="77777777" w:rsidR="00634943" w:rsidRDefault="004350FC">
      <w:pPr>
        <w:spacing w:before="120" w:after="240" w:line="480" w:lineRule="auto"/>
        <w:ind w:firstLine="720"/>
        <w:rPr>
          <w:ins w:id="450" w:author="Author" w:date="2025-01-23T08:42:00Z"/>
          <w:rFonts w:ascii="Times New Roman" w:eastAsia="Times New Roman" w:hAnsi="Times New Roman" w:cs="Times New Roman"/>
          <w:sz w:val="24"/>
          <w:szCs w:val="24"/>
          <w:highlight w:val="white"/>
        </w:rPr>
      </w:pPr>
      <w:ins w:id="451" w:author="Author" w:date="2025-01-23T08:42:00Z">
        <w:r>
          <w:rPr>
            <w:rFonts w:ascii="Times New Roman" w:eastAsia="Times New Roman" w:hAnsi="Times New Roman" w:cs="Times New Roman"/>
            <w:sz w:val="24"/>
            <w:szCs w:val="24"/>
            <w:highlight w:val="white"/>
          </w:rPr>
          <w:t>https://doi.org/10.2307/2060941</w:t>
        </w:r>
      </w:ins>
    </w:p>
    <w:p w14:paraId="542F0B93" w14:textId="77777777" w:rsidR="00634943" w:rsidRDefault="004350FC">
      <w:pPr>
        <w:spacing w:before="120" w:after="240" w:line="480" w:lineRule="auto"/>
        <w:rPr>
          <w:ins w:id="452" w:author="Author" w:date="2025-01-23T08:42:00Z"/>
          <w:rFonts w:ascii="Times New Roman" w:eastAsia="Times New Roman" w:hAnsi="Times New Roman" w:cs="Times New Roman"/>
          <w:sz w:val="24"/>
          <w:szCs w:val="24"/>
          <w:highlight w:val="white"/>
        </w:rPr>
      </w:pPr>
      <w:ins w:id="453"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Blasi, D. E., Henrich, J., Adamou, E., Kemmerer, D., &amp; Majid, A. (2022). Over-reliance on </w:t>
      </w:r>
    </w:p>
    <w:p w14:paraId="2BDBEB08" w14:textId="62DFE84F" w:rsidR="00634943" w:rsidRDefault="004350FC">
      <w:pPr>
        <w:spacing w:before="120" w:after="240" w:line="480" w:lineRule="auto"/>
        <w:ind w:firstLine="720"/>
        <w:rPr>
          <w:ins w:id="454"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English hinders cognitive science. </w:t>
      </w:r>
      <w:r>
        <w:rPr>
          <w:rFonts w:ascii="Times New Roman" w:eastAsia="Times New Roman" w:hAnsi="Times New Roman" w:cs="Times New Roman"/>
          <w:i/>
          <w:sz w:val="24"/>
          <w:szCs w:val="24"/>
          <w:highlight w:val="white"/>
        </w:rPr>
        <w:t>Trends in Cognitive Sciences</w:t>
      </w:r>
      <w:r>
        <w:rPr>
          <w:rFonts w:ascii="Times New Roman" w:hAnsi="Times New Roman"/>
          <w:i/>
          <w:sz w:val="24"/>
          <w:highlight w:val="white"/>
          <w:rPrChange w:id="455"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26</w:t>
      </w:r>
      <w:r>
        <w:rPr>
          <w:rFonts w:ascii="Times New Roman" w:eastAsia="Times New Roman" w:hAnsi="Times New Roman" w:cs="Times New Roman"/>
          <w:sz w:val="24"/>
          <w:szCs w:val="24"/>
          <w:highlight w:val="white"/>
        </w:rPr>
        <w:t>(12), 1153</w:t>
      </w:r>
      <w:del w:id="456" w:author="Author" w:date="2025-01-23T08:42:00Z">
        <w:r>
          <w:rPr>
            <w:rFonts w:ascii="Times New Roman" w:eastAsia="Times New Roman" w:hAnsi="Times New Roman" w:cs="Times New Roman"/>
            <w:sz w:val="24"/>
            <w:szCs w:val="24"/>
            <w:highlight w:val="white"/>
          </w:rPr>
          <w:delText>–</w:delText>
        </w:r>
      </w:del>
      <w:ins w:id="457"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1170.</w:t>
      </w:r>
      <w:del w:id="458" w:author="Author" w:date="2025-01-23T08:42:00Z">
        <w:r>
          <w:rPr>
            <w:rFonts w:ascii="Times New Roman" w:eastAsia="Times New Roman" w:hAnsi="Times New Roman" w:cs="Times New Roman"/>
            <w:sz w:val="24"/>
            <w:szCs w:val="24"/>
            <w:highlight w:val="white"/>
          </w:rPr>
          <w:delText xml:space="preserve"> </w:delText>
        </w:r>
      </w:del>
    </w:p>
    <w:p w14:paraId="2ED46993" w14:textId="42E01B61"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459" w:author="Author" w:date="2025-01-23T08:42:00Z">
          <w:pPr>
            <w:spacing w:before="120" w:after="240" w:line="480" w:lineRule="auto"/>
          </w:pPr>
        </w:pPrChange>
      </w:pPr>
      <w:r>
        <w:rPr>
          <w:rFonts w:ascii="Times New Roman" w:eastAsia="Times New Roman" w:hAnsi="Times New Roman" w:cs="Times New Roman"/>
          <w:sz w:val="24"/>
          <w:szCs w:val="24"/>
          <w:highlight w:val="white"/>
        </w:rPr>
        <w:t>https://doi.org/10.1016/j.tics.2022.09.</w:t>
      </w:r>
      <w:del w:id="460" w:author="Author" w:date="2025-01-23T08:42:00Z">
        <w:r>
          <w:rPr>
            <w:rFonts w:ascii="Times New Roman" w:eastAsia="Times New Roman" w:hAnsi="Times New Roman" w:cs="Times New Roman"/>
            <w:sz w:val="24"/>
            <w:szCs w:val="24"/>
            <w:highlight w:val="white"/>
          </w:rPr>
          <w:delText>007</w:delText>
        </w:r>
      </w:del>
      <w:ins w:id="461" w:author="Author" w:date="2025-01-23T08:42:00Z">
        <w:r>
          <w:rPr>
            <w:rFonts w:ascii="Times New Roman" w:eastAsia="Times New Roman" w:hAnsi="Times New Roman" w:cs="Times New Roman"/>
            <w:sz w:val="24"/>
            <w:szCs w:val="24"/>
            <w:highlight w:val="white"/>
          </w:rPr>
          <w:t>015</w:t>
        </w:r>
      </w:ins>
    </w:p>
    <w:p w14:paraId="25E2F3D0" w14:textId="77777777" w:rsidR="00634943" w:rsidRDefault="004350FC">
      <w:pPr>
        <w:spacing w:before="120" w:after="240" w:line="480" w:lineRule="auto"/>
        <w:rPr>
          <w:ins w:id="462"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Bornstein, M. H., Jager, J., &amp; </w:t>
      </w:r>
      <w:proofErr w:type="spellStart"/>
      <w:r>
        <w:rPr>
          <w:rFonts w:ascii="Times New Roman" w:eastAsia="Times New Roman" w:hAnsi="Times New Roman" w:cs="Times New Roman"/>
          <w:sz w:val="24"/>
          <w:szCs w:val="24"/>
          <w:highlight w:val="white"/>
        </w:rPr>
        <w:t>Putnic</w:t>
      </w:r>
      <w:r>
        <w:rPr>
          <w:rFonts w:ascii="Times New Roman" w:eastAsia="Times New Roman" w:hAnsi="Times New Roman" w:cs="Times New Roman"/>
          <w:sz w:val="24"/>
          <w:szCs w:val="24"/>
          <w:highlight w:val="white"/>
        </w:rPr>
        <w:t>k</w:t>
      </w:r>
      <w:proofErr w:type="spellEnd"/>
      <w:r>
        <w:rPr>
          <w:rFonts w:ascii="Times New Roman" w:eastAsia="Times New Roman" w:hAnsi="Times New Roman" w:cs="Times New Roman"/>
          <w:sz w:val="24"/>
          <w:szCs w:val="24"/>
          <w:highlight w:val="white"/>
        </w:rPr>
        <w:t xml:space="preserve">, D. L. (2013). Sampling in developmental science: </w:t>
      </w:r>
    </w:p>
    <w:p w14:paraId="0EB02A03" w14:textId="2A873BAB" w:rsidR="00634943" w:rsidRDefault="004350FC">
      <w:pPr>
        <w:spacing w:before="120" w:after="240" w:line="480" w:lineRule="auto"/>
        <w:ind w:left="720"/>
        <w:rPr>
          <w:rFonts w:ascii="Times New Roman" w:eastAsia="Times New Roman" w:hAnsi="Times New Roman" w:cs="Times New Roman"/>
          <w:sz w:val="24"/>
          <w:szCs w:val="24"/>
          <w:highlight w:val="white"/>
        </w:rPr>
        <w:pPrChange w:id="463"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Situations, shortcomings, solutions, and standards. </w:t>
      </w:r>
      <w:r>
        <w:rPr>
          <w:rFonts w:ascii="Times New Roman" w:eastAsia="Times New Roman" w:hAnsi="Times New Roman" w:cs="Times New Roman"/>
          <w:i/>
          <w:sz w:val="24"/>
          <w:szCs w:val="24"/>
          <w:highlight w:val="white"/>
        </w:rPr>
        <w:t>Developmental Review</w:t>
      </w:r>
      <w:r>
        <w:rPr>
          <w:rFonts w:ascii="Times New Roman" w:hAnsi="Times New Roman"/>
          <w:i/>
          <w:sz w:val="24"/>
          <w:highlight w:val="white"/>
          <w:rPrChange w:id="464"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33</w:t>
      </w:r>
      <w:r>
        <w:rPr>
          <w:rFonts w:ascii="Times New Roman" w:eastAsia="Times New Roman" w:hAnsi="Times New Roman" w:cs="Times New Roman"/>
          <w:sz w:val="24"/>
          <w:szCs w:val="24"/>
          <w:highlight w:val="white"/>
        </w:rPr>
        <w:t>(4), 357</w:t>
      </w:r>
      <w:del w:id="465" w:author="Author" w:date="2025-01-23T08:42:00Z">
        <w:r>
          <w:rPr>
            <w:rFonts w:ascii="Times New Roman" w:eastAsia="Times New Roman" w:hAnsi="Times New Roman" w:cs="Times New Roman"/>
            <w:sz w:val="24"/>
            <w:szCs w:val="24"/>
            <w:highlight w:val="white"/>
          </w:rPr>
          <w:delText>–</w:delText>
        </w:r>
      </w:del>
      <w:ins w:id="466"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370. https://doi.org/10.1016/j.dr.2013.08.003</w:t>
      </w:r>
    </w:p>
    <w:p w14:paraId="17487874" w14:textId="2108EA63" w:rsidR="00634943" w:rsidRDefault="004350FC">
      <w:pPr>
        <w:spacing w:before="120" w:after="240" w:line="480" w:lineRule="auto"/>
        <w:rPr>
          <w:ins w:id="467" w:author="Author" w:date="2025-01-23T08:42:00Z"/>
          <w:rFonts w:ascii="Times New Roman" w:eastAsia="Times New Roman" w:hAnsi="Times New Roman" w:cs="Times New Roman"/>
          <w:sz w:val="24"/>
          <w:szCs w:val="24"/>
          <w:highlight w:val="white"/>
        </w:rPr>
      </w:pPr>
      <w:ins w:id="468"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Bornstein, M. H., </w:t>
      </w:r>
      <w:proofErr w:type="spellStart"/>
      <w:r>
        <w:rPr>
          <w:rFonts w:ascii="Times New Roman" w:eastAsia="Times New Roman" w:hAnsi="Times New Roman" w:cs="Times New Roman"/>
          <w:sz w:val="24"/>
          <w:szCs w:val="24"/>
          <w:highlight w:val="white"/>
        </w:rPr>
        <w:t>Putnick</w:t>
      </w:r>
      <w:proofErr w:type="spellEnd"/>
      <w:r>
        <w:rPr>
          <w:rFonts w:ascii="Times New Roman" w:eastAsia="Times New Roman" w:hAnsi="Times New Roman" w:cs="Times New Roman"/>
          <w:sz w:val="24"/>
          <w:szCs w:val="24"/>
          <w:highlight w:val="white"/>
        </w:rPr>
        <w:t xml:space="preserve">, D. L., &amp; </w:t>
      </w:r>
      <w:proofErr w:type="spellStart"/>
      <w:r>
        <w:rPr>
          <w:rFonts w:ascii="Times New Roman" w:eastAsia="Times New Roman" w:hAnsi="Times New Roman" w:cs="Times New Roman"/>
          <w:sz w:val="24"/>
          <w:szCs w:val="24"/>
          <w:highlight w:val="white"/>
        </w:rPr>
        <w:t>Suwalsky</w:t>
      </w:r>
      <w:proofErr w:type="spellEnd"/>
      <w:r>
        <w:rPr>
          <w:rFonts w:ascii="Times New Roman" w:eastAsia="Times New Roman" w:hAnsi="Times New Roman" w:cs="Times New Roman"/>
          <w:sz w:val="24"/>
          <w:szCs w:val="24"/>
          <w:highlight w:val="white"/>
        </w:rPr>
        <w:t>, J. T. (2019). Mother</w:t>
      </w:r>
      <w:del w:id="469" w:author="Author" w:date="2025-01-23T08:42:00Z">
        <w:r>
          <w:rPr>
            <w:rFonts w:ascii="Times New Roman" w:eastAsia="Times New Roman" w:hAnsi="Times New Roman" w:cs="Times New Roman"/>
            <w:sz w:val="24"/>
            <w:szCs w:val="24"/>
            <w:highlight w:val="white"/>
          </w:rPr>
          <w:delText>–</w:delText>
        </w:r>
      </w:del>
      <w:ins w:id="470"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infant interactions with </w:t>
      </w:r>
    </w:p>
    <w:p w14:paraId="5241B8EE" w14:textId="2694EFF2" w:rsidR="00634943" w:rsidRDefault="004350FC">
      <w:pPr>
        <w:spacing w:before="120" w:after="240" w:line="480" w:lineRule="auto"/>
        <w:ind w:left="720"/>
        <w:rPr>
          <w:rFonts w:ascii="Times New Roman" w:eastAsia="Times New Roman" w:hAnsi="Times New Roman" w:cs="Times New Roman"/>
          <w:sz w:val="24"/>
          <w:szCs w:val="24"/>
          <w:highlight w:val="white"/>
        </w:rPr>
        <w:pPrChange w:id="471"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firstborns and </w:t>
      </w:r>
      <w:proofErr w:type="spellStart"/>
      <w:r>
        <w:rPr>
          <w:rFonts w:ascii="Times New Roman" w:eastAsia="Times New Roman" w:hAnsi="Times New Roman" w:cs="Times New Roman"/>
          <w:sz w:val="24"/>
          <w:szCs w:val="24"/>
          <w:highlight w:val="white"/>
        </w:rPr>
        <w:t>secondborns</w:t>
      </w:r>
      <w:proofErr w:type="spellEnd"/>
      <w:r>
        <w:rPr>
          <w:rFonts w:ascii="Times New Roman" w:eastAsia="Times New Roman" w:hAnsi="Times New Roman" w:cs="Times New Roman"/>
          <w:sz w:val="24"/>
          <w:szCs w:val="24"/>
          <w:highlight w:val="white"/>
        </w:rPr>
        <w:t xml:space="preserve">: A within-family study of European Americans. </w:t>
      </w:r>
      <w:r>
        <w:rPr>
          <w:rFonts w:ascii="Times New Roman" w:hAnsi="Times New Roman"/>
          <w:sz w:val="24"/>
          <w:highlight w:val="white"/>
          <w:rPrChange w:id="472" w:author="Author" w:date="2025-01-23T08:42:00Z">
            <w:rPr>
              <w:rFonts w:ascii="Times New Roman" w:hAnsi="Times New Roman"/>
              <w:i/>
              <w:sz w:val="24"/>
              <w:highlight w:val="white"/>
            </w:rPr>
          </w:rPrChange>
        </w:rPr>
        <w:t xml:space="preserve">Infant </w:t>
      </w:r>
      <w:r>
        <w:rPr>
          <w:rFonts w:ascii="Times New Roman" w:eastAsia="Times New Roman" w:hAnsi="Times New Roman" w:cs="Times New Roman"/>
          <w:i/>
          <w:sz w:val="24"/>
          <w:szCs w:val="24"/>
          <w:highlight w:val="white"/>
        </w:rPr>
        <w:t>Behavior and Development</w:t>
      </w:r>
      <w:r>
        <w:rPr>
          <w:rFonts w:ascii="Times New Roman" w:hAnsi="Times New Roman"/>
          <w:i/>
          <w:sz w:val="24"/>
          <w:highlight w:val="white"/>
          <w:rPrChange w:id="473"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55</w:t>
      </w:r>
      <w:r>
        <w:rPr>
          <w:rFonts w:ascii="Times New Roman" w:eastAsia="Times New Roman" w:hAnsi="Times New Roman" w:cs="Times New Roman"/>
          <w:sz w:val="24"/>
          <w:szCs w:val="24"/>
          <w:highlight w:val="white"/>
        </w:rPr>
        <w:t>, 100</w:t>
      </w:r>
      <w:del w:id="474" w:author="Author" w:date="2025-01-23T08:42:00Z">
        <w:r>
          <w:rPr>
            <w:rFonts w:ascii="Times New Roman" w:eastAsia="Times New Roman" w:hAnsi="Times New Roman" w:cs="Times New Roman"/>
            <w:sz w:val="24"/>
            <w:szCs w:val="24"/>
            <w:highlight w:val="white"/>
          </w:rPr>
          <w:delText>–</w:delText>
        </w:r>
      </w:del>
      <w:ins w:id="475"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111. https://doi.org/10.1016/j.infbeh.2019.03.</w:t>
      </w:r>
      <w:del w:id="476" w:author="Author" w:date="2025-01-23T08:42:00Z">
        <w:r>
          <w:rPr>
            <w:rFonts w:ascii="Times New Roman" w:eastAsia="Times New Roman" w:hAnsi="Times New Roman" w:cs="Times New Roman"/>
            <w:sz w:val="24"/>
            <w:szCs w:val="24"/>
            <w:highlight w:val="white"/>
          </w:rPr>
          <w:delText>002</w:delText>
        </w:r>
      </w:del>
      <w:ins w:id="477" w:author="Author" w:date="2025-01-23T08:42:00Z">
        <w:r>
          <w:rPr>
            <w:rFonts w:ascii="Times New Roman" w:eastAsia="Times New Roman" w:hAnsi="Times New Roman" w:cs="Times New Roman"/>
            <w:sz w:val="24"/>
            <w:szCs w:val="24"/>
            <w:highlight w:val="white"/>
          </w:rPr>
          <w:t>00</w:t>
        </w:r>
        <w:r>
          <w:rPr>
            <w:rFonts w:ascii="Times New Roman" w:eastAsia="Times New Roman" w:hAnsi="Times New Roman" w:cs="Times New Roman"/>
            <w:sz w:val="24"/>
            <w:szCs w:val="24"/>
            <w:highlight w:val="white"/>
          </w:rPr>
          <w:t>9</w:t>
        </w:r>
      </w:ins>
    </w:p>
    <w:p w14:paraId="3E60648B" w14:textId="77777777" w:rsidR="00634943" w:rsidRDefault="004350FC">
      <w:pPr>
        <w:spacing w:before="120" w:after="240" w:line="480" w:lineRule="auto"/>
        <w:rPr>
          <w:ins w:id="478"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Casillas, M., </w:t>
      </w:r>
      <w:proofErr w:type="spellStart"/>
      <w:r>
        <w:rPr>
          <w:rFonts w:ascii="Times New Roman" w:eastAsia="Times New Roman" w:hAnsi="Times New Roman" w:cs="Times New Roman"/>
          <w:sz w:val="24"/>
          <w:szCs w:val="24"/>
          <w:highlight w:val="white"/>
        </w:rPr>
        <w:t>Foushee</w:t>
      </w:r>
      <w:proofErr w:type="spellEnd"/>
      <w:r>
        <w:rPr>
          <w:rFonts w:ascii="Times New Roman" w:eastAsia="Times New Roman" w:hAnsi="Times New Roman" w:cs="Times New Roman"/>
          <w:sz w:val="24"/>
          <w:szCs w:val="24"/>
          <w:highlight w:val="white"/>
        </w:rPr>
        <w:t xml:space="preserve">, R., Méndez </w:t>
      </w:r>
      <w:proofErr w:type="spellStart"/>
      <w:r>
        <w:rPr>
          <w:rFonts w:ascii="Times New Roman" w:eastAsia="Times New Roman" w:hAnsi="Times New Roman" w:cs="Times New Roman"/>
          <w:sz w:val="24"/>
          <w:szCs w:val="24"/>
          <w:highlight w:val="white"/>
        </w:rPr>
        <w:t>Girón</w:t>
      </w:r>
      <w:proofErr w:type="spellEnd"/>
      <w:r>
        <w:rPr>
          <w:rFonts w:ascii="Times New Roman" w:eastAsia="Times New Roman" w:hAnsi="Times New Roman" w:cs="Times New Roman"/>
          <w:sz w:val="24"/>
          <w:szCs w:val="24"/>
          <w:highlight w:val="white"/>
        </w:rPr>
        <w:t xml:space="preserve">, J., </w:t>
      </w:r>
      <w:proofErr w:type="spellStart"/>
      <w:r>
        <w:rPr>
          <w:rFonts w:ascii="Times New Roman" w:eastAsia="Times New Roman" w:hAnsi="Times New Roman" w:cs="Times New Roman"/>
          <w:sz w:val="24"/>
          <w:szCs w:val="24"/>
          <w:highlight w:val="white"/>
        </w:rPr>
        <w:t>Polian</w:t>
      </w:r>
      <w:proofErr w:type="spellEnd"/>
      <w:r>
        <w:rPr>
          <w:rFonts w:ascii="Times New Roman" w:eastAsia="Times New Roman" w:hAnsi="Times New Roman" w:cs="Times New Roman"/>
          <w:sz w:val="24"/>
          <w:szCs w:val="24"/>
          <w:highlight w:val="white"/>
        </w:rPr>
        <w:t xml:space="preserve">, G., &amp; Brown, P. (2024). Little evidence for a </w:t>
      </w:r>
    </w:p>
    <w:p w14:paraId="12FDF96C" w14:textId="3AC5EC42" w:rsidR="00634943" w:rsidRDefault="004350FC">
      <w:pPr>
        <w:spacing w:before="120" w:after="240" w:line="480" w:lineRule="auto"/>
        <w:ind w:firstLine="720"/>
        <w:rPr>
          <w:ins w:id="479"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noun bias in </w:t>
      </w:r>
      <w:proofErr w:type="spellStart"/>
      <w:r>
        <w:rPr>
          <w:rFonts w:ascii="Times New Roman" w:eastAsia="Times New Roman" w:hAnsi="Times New Roman" w:cs="Times New Roman"/>
          <w:sz w:val="24"/>
          <w:szCs w:val="24"/>
          <w:highlight w:val="white"/>
        </w:rPr>
        <w:t>Tseltal</w:t>
      </w:r>
      <w:proofErr w:type="spellEnd"/>
      <w:r>
        <w:rPr>
          <w:rFonts w:ascii="Times New Roman" w:eastAsia="Times New Roman" w:hAnsi="Times New Roman" w:cs="Times New Roman"/>
          <w:sz w:val="24"/>
          <w:szCs w:val="24"/>
          <w:highlight w:val="white"/>
        </w:rPr>
        <w:t xml:space="preserve"> spontaneous speech. </w:t>
      </w:r>
      <w:r>
        <w:rPr>
          <w:rFonts w:ascii="Times New Roman" w:eastAsia="Times New Roman" w:hAnsi="Times New Roman" w:cs="Times New Roman"/>
          <w:i/>
          <w:sz w:val="24"/>
          <w:szCs w:val="24"/>
          <w:highlight w:val="white"/>
        </w:rPr>
        <w:t>First Language</w:t>
      </w:r>
      <w:r>
        <w:rPr>
          <w:rFonts w:ascii="Times New Roman" w:hAnsi="Times New Roman"/>
          <w:i/>
          <w:sz w:val="24"/>
          <w:highlight w:val="white"/>
          <w:rPrChange w:id="480" w:author="Author" w:date="2025-01-23T08:42:00Z">
            <w:rPr>
              <w:rFonts w:ascii="Times New Roman" w:hAnsi="Times New Roman"/>
              <w:sz w:val="24"/>
              <w:highlight w:val="white"/>
            </w:rPr>
          </w:rPrChange>
        </w:rPr>
        <w:t xml:space="preserve">, </w:t>
      </w:r>
      <w:del w:id="481" w:author="Author" w:date="2025-01-23T08:42:00Z">
        <w:r>
          <w:rPr>
            <w:rFonts w:ascii="Times New Roman" w:eastAsia="Times New Roman" w:hAnsi="Times New Roman" w:cs="Times New Roman"/>
            <w:sz w:val="24"/>
            <w:szCs w:val="24"/>
            <w:highlight w:val="white"/>
          </w:rPr>
          <w:delText xml:space="preserve">01427237231216571. </w:delText>
        </w:r>
      </w:del>
      <w:ins w:id="482" w:author="Author" w:date="2025-01-23T08:42:00Z">
        <w:r>
          <w:rPr>
            <w:rFonts w:ascii="Times New Roman" w:eastAsia="Times New Roman" w:hAnsi="Times New Roman" w:cs="Times New Roman"/>
            <w:i/>
            <w:sz w:val="24"/>
            <w:szCs w:val="24"/>
            <w:highlight w:val="white"/>
          </w:rPr>
          <w:t>44(</w:t>
        </w:r>
        <w:r>
          <w:rPr>
            <w:rFonts w:ascii="Times New Roman" w:eastAsia="Times New Roman" w:hAnsi="Times New Roman" w:cs="Times New Roman"/>
            <w:sz w:val="24"/>
            <w:szCs w:val="24"/>
            <w:highlight w:val="white"/>
          </w:rPr>
          <w:t>6) 600-628.</w:t>
        </w:r>
      </w:ins>
    </w:p>
    <w:p w14:paraId="34565E4E"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483" w:author="Author" w:date="2025-01-23T08:42:00Z">
          <w:pPr>
            <w:spacing w:before="120" w:after="240" w:line="480" w:lineRule="auto"/>
          </w:pPr>
        </w:pPrChange>
      </w:pPr>
      <w:r>
        <w:rPr>
          <w:rFonts w:ascii="Times New Roman" w:eastAsia="Times New Roman" w:hAnsi="Times New Roman" w:cs="Times New Roman"/>
          <w:sz w:val="24"/>
          <w:szCs w:val="24"/>
          <w:highlight w:val="white"/>
        </w:rPr>
        <w:t>https://doi.org/10.1177/01427237231216571</w:t>
      </w:r>
    </w:p>
    <w:p w14:paraId="706CA768" w14:textId="5551EB34" w:rsidR="00634943" w:rsidRDefault="004350FC">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Christiansen, M. H., Allen, J., &amp; Seiden</w:t>
      </w:r>
      <w:r>
        <w:rPr>
          <w:rFonts w:ascii="Times New Roman" w:eastAsia="Times New Roman" w:hAnsi="Times New Roman" w:cs="Times New Roman"/>
          <w:sz w:val="24"/>
          <w:szCs w:val="24"/>
          <w:highlight w:val="white"/>
        </w:rPr>
        <w:t xml:space="preserve">berg, M. S. (1998). Learning to segment speech using </w:t>
      </w:r>
      <w:moveFromRangeStart w:id="484" w:author="Author" w:date="2025-01-23T08:42:00Z" w:name="move188514169"/>
      <w:moveFrom w:id="485" w:author="Author" w:date="2025-01-23T08:42:00Z">
        <w:r>
          <w:rPr>
            <w:rFonts w:ascii="Times New Roman" w:eastAsia="Times New Roman" w:hAnsi="Times New Roman" w:cs="Times New Roman"/>
            <w:sz w:val="24"/>
            <w:szCs w:val="24"/>
            <w:highlight w:val="white"/>
          </w:rPr>
          <w:t xml:space="preserve">multiple cues: A connectionist model. </w:t>
        </w:r>
      </w:moveFrom>
      <w:moveFromRangeEnd w:id="484"/>
      <w:del w:id="486" w:author="Author" w:date="2025-01-23T08:42:00Z">
        <w:r>
          <w:rPr>
            <w:rFonts w:ascii="Times New Roman" w:eastAsia="Times New Roman" w:hAnsi="Times New Roman" w:cs="Times New Roman"/>
            <w:i/>
            <w:sz w:val="24"/>
            <w:szCs w:val="24"/>
            <w:highlight w:val="white"/>
          </w:rPr>
          <w:delText>Language and Cognitive Processes</w:delText>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i/>
            <w:sz w:val="24"/>
            <w:szCs w:val="24"/>
            <w:highlight w:val="white"/>
          </w:rPr>
          <w:delText>13</w:delText>
        </w:r>
        <w:r>
          <w:rPr>
            <w:rFonts w:ascii="Times New Roman" w:eastAsia="Times New Roman" w:hAnsi="Times New Roman" w:cs="Times New Roman"/>
            <w:sz w:val="24"/>
            <w:szCs w:val="24"/>
            <w:highlight w:val="white"/>
          </w:rPr>
          <w:delText xml:space="preserve">(2-3), 221–268. </w:delText>
        </w:r>
      </w:del>
      <w:moveFromRangeStart w:id="487" w:author="Author" w:date="2025-01-23T08:42:00Z" w:name="move188514170"/>
      <w:moveFrom w:id="488" w:author="Author" w:date="2025-01-23T08:42:00Z">
        <w:r>
          <w:rPr>
            <w:rFonts w:ascii="Times New Roman" w:eastAsia="Times New Roman" w:hAnsi="Times New Roman" w:cs="Times New Roman"/>
            <w:sz w:val="24"/>
            <w:szCs w:val="24"/>
            <w:highlight w:val="white"/>
          </w:rPr>
          <w:t>https://doi.org/10.1080/016909698386528</w:t>
        </w:r>
      </w:moveFrom>
      <w:moveFromRangeEnd w:id="487"/>
    </w:p>
    <w:p w14:paraId="135F2F27" w14:textId="77777777" w:rsidR="00634943" w:rsidRDefault="004350FC">
      <w:pPr>
        <w:spacing w:before="120" w:after="240" w:line="480" w:lineRule="auto"/>
        <w:ind w:left="720"/>
        <w:rPr>
          <w:ins w:id="489" w:author="Author" w:date="2025-01-23T08:42:00Z"/>
          <w:rFonts w:ascii="Times New Roman" w:eastAsia="Times New Roman" w:hAnsi="Times New Roman" w:cs="Times New Roman"/>
          <w:sz w:val="24"/>
          <w:szCs w:val="24"/>
          <w:highlight w:val="white"/>
        </w:rPr>
      </w:pPr>
      <w:moveToRangeStart w:id="490" w:author="Author" w:date="2025-01-23T08:42:00Z" w:name="move188514169"/>
      <w:moveTo w:id="491" w:author="Author" w:date="2025-01-23T08:42:00Z">
        <w:r>
          <w:rPr>
            <w:rFonts w:ascii="Times New Roman" w:eastAsia="Times New Roman" w:hAnsi="Times New Roman" w:cs="Times New Roman"/>
            <w:sz w:val="24"/>
            <w:szCs w:val="24"/>
            <w:highlight w:val="white"/>
          </w:rPr>
          <w:t xml:space="preserve">multiple cues: A connectionist model. </w:t>
        </w:r>
      </w:moveTo>
      <w:moveToRangeEnd w:id="490"/>
      <w:ins w:id="492" w:author="Author" w:date="2025-01-23T08:42:00Z">
        <w:r>
          <w:rPr>
            <w:rFonts w:ascii="Times New Roman" w:eastAsia="Times New Roman" w:hAnsi="Times New Roman" w:cs="Times New Roman"/>
            <w:sz w:val="24"/>
            <w:szCs w:val="24"/>
            <w:highlight w:val="white"/>
          </w:rPr>
          <w:t xml:space="preserve">Language and Cognitive Processes, 13(2-3), 221-268. </w:t>
        </w:r>
      </w:ins>
      <w:moveToRangeStart w:id="493" w:author="Author" w:date="2025-01-23T08:42:00Z" w:name="move188514170"/>
      <w:moveTo w:id="494" w:author="Author" w:date="2025-01-23T08:42:00Z">
        <w:r>
          <w:rPr>
            <w:rFonts w:ascii="Times New Roman" w:eastAsia="Times New Roman" w:hAnsi="Times New Roman" w:cs="Times New Roman"/>
            <w:sz w:val="24"/>
            <w:szCs w:val="24"/>
            <w:highlight w:val="white"/>
          </w:rPr>
          <w:t>https://doi.org/10.1080/016909698386528</w:t>
        </w:r>
      </w:moveTo>
      <w:moveToRangeEnd w:id="493"/>
    </w:p>
    <w:p w14:paraId="45A0B413" w14:textId="77777777" w:rsidR="00634943" w:rsidRDefault="004350FC">
      <w:pPr>
        <w:spacing w:before="120" w:after="240" w:line="480" w:lineRule="auto"/>
        <w:rPr>
          <w:ins w:id="495" w:author="Author" w:date="2025-01-23T08:42:00Z"/>
          <w:rFonts w:ascii="Times New Roman" w:eastAsia="Times New Roman" w:hAnsi="Times New Roman" w:cs="Times New Roman"/>
          <w:sz w:val="24"/>
          <w:szCs w:val="24"/>
          <w:highlight w:val="white"/>
        </w:rPr>
      </w:pPr>
      <w:ins w:id="496" w:author="Author" w:date="2025-01-23T08:42:00Z">
        <w:r>
          <w:rPr>
            <w:rFonts w:ascii="Times New Roman" w:eastAsia="Times New Roman" w:hAnsi="Times New Roman" w:cs="Times New Roman"/>
            <w:sz w:val="24"/>
            <w:szCs w:val="24"/>
            <w:highlight w:val="white"/>
          </w:rPr>
          <w:t xml:space="preserve"> </w:t>
        </w:r>
      </w:ins>
    </w:p>
    <w:p w14:paraId="41290CA0" w14:textId="77777777" w:rsidR="00634943" w:rsidRDefault="004350FC">
      <w:pPr>
        <w:spacing w:before="120" w:after="240" w:line="480" w:lineRule="auto"/>
        <w:rPr>
          <w:ins w:id="497"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Christiansen, M. H., Contreras </w:t>
      </w:r>
      <w:proofErr w:type="spellStart"/>
      <w:r>
        <w:rPr>
          <w:rFonts w:ascii="Times New Roman" w:eastAsia="Times New Roman" w:hAnsi="Times New Roman" w:cs="Times New Roman"/>
          <w:sz w:val="24"/>
          <w:szCs w:val="24"/>
          <w:highlight w:val="white"/>
        </w:rPr>
        <w:t>Kallens</w:t>
      </w:r>
      <w:proofErr w:type="spellEnd"/>
      <w:r>
        <w:rPr>
          <w:rFonts w:ascii="Times New Roman" w:eastAsia="Times New Roman" w:hAnsi="Times New Roman" w:cs="Times New Roman"/>
          <w:sz w:val="24"/>
          <w:szCs w:val="24"/>
          <w:highlight w:val="white"/>
        </w:rPr>
        <w:t xml:space="preserve">, P., &amp; </w:t>
      </w:r>
      <w:proofErr w:type="spellStart"/>
      <w:r>
        <w:rPr>
          <w:rFonts w:ascii="Times New Roman" w:eastAsia="Times New Roman" w:hAnsi="Times New Roman" w:cs="Times New Roman"/>
          <w:sz w:val="24"/>
          <w:szCs w:val="24"/>
          <w:highlight w:val="white"/>
        </w:rPr>
        <w:t>Trecca</w:t>
      </w:r>
      <w:proofErr w:type="spellEnd"/>
      <w:r>
        <w:rPr>
          <w:rFonts w:ascii="Times New Roman" w:eastAsia="Times New Roman" w:hAnsi="Times New Roman" w:cs="Times New Roman"/>
          <w:sz w:val="24"/>
          <w:szCs w:val="24"/>
          <w:highlight w:val="white"/>
        </w:rPr>
        <w:t>, F. (2022). Towar</w:t>
      </w:r>
      <w:r>
        <w:rPr>
          <w:rFonts w:ascii="Times New Roman" w:eastAsia="Times New Roman" w:hAnsi="Times New Roman" w:cs="Times New Roman"/>
          <w:sz w:val="24"/>
          <w:szCs w:val="24"/>
          <w:highlight w:val="white"/>
        </w:rPr>
        <w:t xml:space="preserve">d a comparative approach </w:t>
      </w:r>
    </w:p>
    <w:p w14:paraId="5ED63A27" w14:textId="4F9FE54B" w:rsidR="00634943" w:rsidRDefault="004350FC">
      <w:pPr>
        <w:spacing w:before="120" w:after="240" w:line="480" w:lineRule="auto"/>
        <w:ind w:firstLine="720"/>
        <w:rPr>
          <w:ins w:id="498"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language acquisition. </w:t>
      </w:r>
      <w:r>
        <w:rPr>
          <w:rFonts w:ascii="Times New Roman" w:eastAsia="Times New Roman" w:hAnsi="Times New Roman" w:cs="Times New Roman"/>
          <w:i/>
          <w:sz w:val="24"/>
          <w:szCs w:val="24"/>
          <w:highlight w:val="white"/>
        </w:rPr>
        <w:t>Current Directions in Psychological Science</w:t>
      </w:r>
      <w:r>
        <w:rPr>
          <w:rFonts w:ascii="Times New Roman" w:hAnsi="Times New Roman"/>
          <w:i/>
          <w:sz w:val="24"/>
          <w:highlight w:val="white"/>
          <w:rPrChange w:id="499"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31</w:t>
      </w:r>
      <w:r>
        <w:rPr>
          <w:rFonts w:ascii="Times New Roman" w:eastAsia="Times New Roman" w:hAnsi="Times New Roman" w:cs="Times New Roman"/>
          <w:sz w:val="24"/>
          <w:szCs w:val="24"/>
          <w:highlight w:val="white"/>
        </w:rPr>
        <w:t>(2), 131</w:t>
      </w:r>
      <w:del w:id="500" w:author="Author" w:date="2025-01-23T08:42:00Z">
        <w:r>
          <w:rPr>
            <w:rFonts w:ascii="Times New Roman" w:eastAsia="Times New Roman" w:hAnsi="Times New Roman" w:cs="Times New Roman"/>
            <w:sz w:val="24"/>
            <w:szCs w:val="24"/>
            <w:highlight w:val="white"/>
          </w:rPr>
          <w:delText>–</w:delText>
        </w:r>
      </w:del>
      <w:ins w:id="501"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138.</w:t>
      </w:r>
      <w:del w:id="502" w:author="Author" w:date="2025-01-23T08:42:00Z">
        <w:r>
          <w:rPr>
            <w:rFonts w:ascii="Times New Roman" w:eastAsia="Times New Roman" w:hAnsi="Times New Roman" w:cs="Times New Roman"/>
            <w:sz w:val="24"/>
            <w:szCs w:val="24"/>
            <w:highlight w:val="white"/>
          </w:rPr>
          <w:delText xml:space="preserve"> </w:delText>
        </w:r>
      </w:del>
    </w:p>
    <w:p w14:paraId="5B81D6D0" w14:textId="442C51D3"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503" w:author="Author" w:date="2025-01-23T08:42:00Z">
          <w:pPr>
            <w:spacing w:before="120" w:after="240" w:line="480" w:lineRule="auto"/>
          </w:pPr>
        </w:pPrChange>
      </w:pPr>
      <w:r>
        <w:rPr>
          <w:rFonts w:ascii="Times New Roman" w:eastAsia="Times New Roman" w:hAnsi="Times New Roman" w:cs="Times New Roman"/>
          <w:sz w:val="24"/>
          <w:szCs w:val="24"/>
          <w:highlight w:val="white"/>
        </w:rPr>
        <w:t>https://doi.org/10.1177/</w:t>
      </w:r>
      <w:del w:id="504" w:author="Author" w:date="2025-01-23T08:42:00Z">
        <w:r>
          <w:rPr>
            <w:rFonts w:ascii="Times New Roman" w:eastAsia="Times New Roman" w:hAnsi="Times New Roman" w:cs="Times New Roman"/>
            <w:sz w:val="24"/>
            <w:szCs w:val="24"/>
            <w:highlight w:val="white"/>
          </w:rPr>
          <w:delText>09637214211064692</w:delText>
        </w:r>
      </w:del>
      <w:ins w:id="505" w:author="Author" w:date="2025-01-23T08:42:00Z">
        <w:r>
          <w:rPr>
            <w:rFonts w:ascii="Times New Roman" w:eastAsia="Times New Roman" w:hAnsi="Times New Roman" w:cs="Times New Roman"/>
            <w:sz w:val="24"/>
            <w:szCs w:val="24"/>
            <w:highlight w:val="white"/>
          </w:rPr>
          <w:t>09637214211049229</w:t>
        </w:r>
      </w:ins>
    </w:p>
    <w:p w14:paraId="1F1AD1F1" w14:textId="77777777" w:rsidR="00634943" w:rsidRDefault="004350FC">
      <w:pPr>
        <w:spacing w:before="120" w:after="240" w:line="480" w:lineRule="auto"/>
        <w:rPr>
          <w:ins w:id="506"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(2023). A systematic review suggests marked differences in the prevalence of </w:t>
      </w:r>
    </w:p>
    <w:p w14:paraId="62F4BF00" w14:textId="77777777" w:rsidR="00634943" w:rsidRDefault="004350FC">
      <w:pPr>
        <w:spacing w:before="120" w:after="240" w:line="480" w:lineRule="auto"/>
        <w:ind w:left="720"/>
        <w:rPr>
          <w:rFonts w:ascii="Times New Roman" w:eastAsia="Times New Roman" w:hAnsi="Times New Roman" w:cs="Times New Roman"/>
          <w:sz w:val="24"/>
          <w:szCs w:val="24"/>
          <w:highlight w:val="white"/>
        </w:rPr>
        <w:pPrChange w:id="507" w:author="Author" w:date="2025-01-23T08:42:00Z">
          <w:pPr>
            <w:spacing w:before="120" w:after="240" w:line="480" w:lineRule="auto"/>
          </w:pPr>
        </w:pPrChange>
      </w:pPr>
      <w:r>
        <w:rPr>
          <w:rFonts w:ascii="Times New Roman" w:eastAsia="Times New Roman" w:hAnsi="Times New Roman" w:cs="Times New Roman"/>
          <w:sz w:val="24"/>
          <w:szCs w:val="24"/>
          <w:highlight w:val="white"/>
        </w:rPr>
        <w:t>infant-direc</w:t>
      </w:r>
      <w:r>
        <w:rPr>
          <w:rFonts w:ascii="Times New Roman" w:eastAsia="Times New Roman" w:hAnsi="Times New Roman" w:cs="Times New Roman"/>
          <w:sz w:val="24"/>
          <w:szCs w:val="24"/>
          <w:highlight w:val="white"/>
        </w:rPr>
        <w:t xml:space="preserve">ted vocalization across groups of populations. </w:t>
      </w:r>
      <w:r>
        <w:rPr>
          <w:rFonts w:ascii="Times New Roman" w:eastAsia="Times New Roman" w:hAnsi="Times New Roman" w:cs="Times New Roman"/>
          <w:i/>
          <w:sz w:val="24"/>
          <w:szCs w:val="24"/>
          <w:highlight w:val="white"/>
        </w:rPr>
        <w:t>Developmental Science</w:t>
      </w:r>
      <w:r>
        <w:rPr>
          <w:rFonts w:ascii="Times New Roman" w:hAnsi="Times New Roman"/>
          <w:i/>
          <w:sz w:val="24"/>
          <w:highlight w:val="white"/>
          <w:rPrChange w:id="508"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26</w:t>
      </w:r>
      <w:r>
        <w:rPr>
          <w:rFonts w:ascii="Times New Roman" w:eastAsia="Times New Roman" w:hAnsi="Times New Roman" w:cs="Times New Roman"/>
          <w:sz w:val="24"/>
          <w:szCs w:val="24"/>
          <w:highlight w:val="white"/>
        </w:rPr>
        <w:t>(1), e13265. https://doi.org/10.1111/desc.13265</w:t>
      </w:r>
    </w:p>
    <w:p w14:paraId="62504288" w14:textId="77777777" w:rsidR="00634943" w:rsidRDefault="004350FC">
      <w:pPr>
        <w:spacing w:before="120" w:after="240" w:line="480" w:lineRule="auto"/>
        <w:rPr>
          <w:ins w:id="509" w:author="Author" w:date="2025-01-23T08:42:00Z"/>
          <w:rFonts w:ascii="Times New Roman" w:eastAsia="Times New Roman" w:hAnsi="Times New Roman" w:cs="Times New Roman"/>
          <w:sz w:val="24"/>
          <w:szCs w:val="24"/>
          <w:highlight w:val="white"/>
        </w:rPr>
      </w:pPr>
      <w:ins w:id="510" w:author="Author" w:date="2025-01-23T08:42:00Z">
        <w:r>
          <w:rPr>
            <w:rFonts w:ascii="Times New Roman" w:eastAsia="Times New Roman" w:hAnsi="Times New Roman" w:cs="Times New Roman"/>
            <w:sz w:val="24"/>
            <w:szCs w:val="24"/>
            <w:highlight w:val="white"/>
          </w:rPr>
          <w:t xml:space="preserve"> </w:t>
        </w:r>
      </w:ins>
      <w:proofErr w:type="spellStart"/>
      <w:r>
        <w:rPr>
          <w:rFonts w:ascii="Times New Roman" w:eastAsia="Times New Roman" w:hAnsi="Times New Roman" w:cs="Times New Roman"/>
          <w:sz w:val="24"/>
          <w:szCs w:val="24"/>
          <w:highlight w:val="white"/>
        </w:rPr>
        <w:t>Cychosz</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Using big data from long-form recordings to study </w:t>
      </w:r>
    </w:p>
    <w:p w14:paraId="3C154BF3" w14:textId="734BF4D9" w:rsidR="00634943" w:rsidRDefault="004350FC">
      <w:pPr>
        <w:spacing w:before="120" w:after="240" w:line="480" w:lineRule="auto"/>
        <w:ind w:left="720"/>
        <w:rPr>
          <w:rFonts w:ascii="Times New Roman" w:eastAsia="Times New Roman" w:hAnsi="Times New Roman" w:cs="Times New Roman"/>
          <w:sz w:val="24"/>
          <w:szCs w:val="24"/>
          <w:highlight w:val="white"/>
        </w:rPr>
        <w:pPrChange w:id="511" w:author="Author" w:date="2025-01-23T08:42:00Z">
          <w:pPr>
            <w:spacing w:before="120" w:after="240" w:line="480" w:lineRule="auto"/>
          </w:pPr>
        </w:pPrChange>
      </w:pPr>
      <w:r>
        <w:rPr>
          <w:rFonts w:ascii="Times New Roman" w:eastAsia="Times New Roman" w:hAnsi="Times New Roman" w:cs="Times New Roman"/>
          <w:sz w:val="24"/>
          <w:szCs w:val="24"/>
          <w:highlight w:val="white"/>
        </w:rPr>
        <w:lastRenderedPageBreak/>
        <w:t xml:space="preserve">development and optimize societal impact. In R. </w:t>
      </w:r>
      <w:proofErr w:type="spellStart"/>
      <w:r>
        <w:rPr>
          <w:rFonts w:ascii="Times New Roman" w:eastAsia="Times New Roman" w:hAnsi="Times New Roman" w:cs="Times New Roman"/>
          <w:sz w:val="24"/>
          <w:szCs w:val="24"/>
          <w:highlight w:val="white"/>
        </w:rPr>
        <w:t>K</w:t>
      </w:r>
      <w:r>
        <w:rPr>
          <w:rFonts w:ascii="Times New Roman" w:eastAsia="Times New Roman" w:hAnsi="Times New Roman" w:cs="Times New Roman"/>
          <w:sz w:val="24"/>
          <w:szCs w:val="24"/>
          <w:highlight w:val="white"/>
        </w:rPr>
        <w:t>ail</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Advances in Child Development and Behavior</w:t>
      </w:r>
      <w:r>
        <w:rPr>
          <w:rFonts w:ascii="Times New Roman" w:hAnsi="Times New Roman"/>
          <w:i/>
          <w:sz w:val="24"/>
          <w:highlight w:val="white"/>
          <w:rPrChange w:id="512" w:author="Author" w:date="2025-01-23T08:42:00Z">
            <w:rPr>
              <w:rFonts w:ascii="Times New Roman" w:hAnsi="Times New Roman"/>
              <w:sz w:val="24"/>
              <w:highlight w:val="white"/>
            </w:rPr>
          </w:rPrChange>
        </w:rPr>
        <w:t xml:space="preserve"> </w:t>
      </w:r>
      <w:r>
        <w:rPr>
          <w:rFonts w:ascii="Times New Roman" w:eastAsia="Times New Roman" w:hAnsi="Times New Roman" w:cs="Times New Roman"/>
          <w:sz w:val="24"/>
          <w:szCs w:val="24"/>
          <w:highlight w:val="white"/>
        </w:rPr>
        <w:t>(Vol. 62, pp. 1</w:t>
      </w:r>
      <w:del w:id="513" w:author="Author" w:date="2025-01-23T08:42:00Z">
        <w:r>
          <w:rPr>
            <w:rFonts w:ascii="Times New Roman" w:eastAsia="Times New Roman" w:hAnsi="Times New Roman" w:cs="Times New Roman"/>
            <w:sz w:val="24"/>
            <w:szCs w:val="24"/>
            <w:highlight w:val="white"/>
          </w:rPr>
          <w:delText>–</w:delText>
        </w:r>
      </w:del>
      <w:ins w:id="514"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36). Academic Press.</w:t>
      </w:r>
      <w:ins w:id="515" w:author="Author" w:date="2025-01-23T08:42:00Z">
        <w:r>
          <w:rPr>
            <w:rFonts w:ascii="Times New Roman" w:eastAsia="Times New Roman" w:hAnsi="Times New Roman" w:cs="Times New Roman"/>
            <w:sz w:val="24"/>
            <w:szCs w:val="24"/>
            <w:highlight w:val="white"/>
          </w:rPr>
          <w:t xml:space="preserve"> https://doi.org/10.1016/bs.acdb.2021.12.001</w:t>
        </w:r>
      </w:ins>
    </w:p>
    <w:p w14:paraId="180F7C60" w14:textId="77777777" w:rsidR="00634943" w:rsidRDefault="004350FC">
      <w:pPr>
        <w:spacing w:before="120" w:after="240" w:line="480" w:lineRule="auto"/>
        <w:rPr>
          <w:ins w:id="516"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Dailey, S., &amp; </w:t>
      </w: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(2022). Language input to infants of different socioeconomic </w:t>
      </w:r>
    </w:p>
    <w:p w14:paraId="25233336"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517" w:author="Author" w:date="2025-01-23T08:42:00Z">
          <w:pPr>
            <w:spacing w:before="120" w:after="240" w:line="480" w:lineRule="auto"/>
          </w:pPr>
        </w:pPrChange>
      </w:pPr>
      <w:r>
        <w:rPr>
          <w:rFonts w:ascii="Times New Roman" w:eastAsia="Times New Roman" w:hAnsi="Times New Roman" w:cs="Times New Roman"/>
          <w:sz w:val="24"/>
          <w:szCs w:val="24"/>
          <w:highlight w:val="white"/>
        </w:rPr>
        <w:t>statuses: A quantitative meta-a</w:t>
      </w:r>
      <w:r>
        <w:rPr>
          <w:rFonts w:ascii="Times New Roman" w:eastAsia="Times New Roman" w:hAnsi="Times New Roman" w:cs="Times New Roman"/>
          <w:sz w:val="24"/>
          <w:szCs w:val="24"/>
          <w:highlight w:val="white"/>
        </w:rPr>
        <w:t xml:space="preserve">nalysis. </w:t>
      </w:r>
      <w:r>
        <w:rPr>
          <w:rFonts w:ascii="Times New Roman" w:eastAsia="Times New Roman" w:hAnsi="Times New Roman" w:cs="Times New Roman"/>
          <w:i/>
          <w:sz w:val="24"/>
          <w:szCs w:val="24"/>
          <w:highlight w:val="white"/>
        </w:rPr>
        <w:t>Developmental Science</w:t>
      </w:r>
      <w:r>
        <w:rPr>
          <w:rFonts w:ascii="Times New Roman" w:hAnsi="Times New Roman"/>
          <w:i/>
          <w:sz w:val="24"/>
          <w:highlight w:val="white"/>
          <w:rPrChange w:id="518"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25</w:t>
      </w:r>
      <w:r>
        <w:rPr>
          <w:rFonts w:ascii="Times New Roman" w:eastAsia="Times New Roman" w:hAnsi="Times New Roman" w:cs="Times New Roman"/>
          <w:sz w:val="24"/>
          <w:szCs w:val="24"/>
          <w:highlight w:val="white"/>
        </w:rPr>
        <w:t>(3), e13192.</w:t>
      </w:r>
    </w:p>
    <w:p w14:paraId="52706B45" w14:textId="77777777" w:rsidR="00634943" w:rsidRDefault="004350FC">
      <w:pPr>
        <w:spacing w:before="120" w:after="240" w:line="480" w:lineRule="auto"/>
        <w:ind w:firstLine="720"/>
        <w:rPr>
          <w:ins w:id="519" w:author="Author" w:date="2025-01-23T08:42:00Z"/>
          <w:rFonts w:ascii="Times New Roman" w:eastAsia="Times New Roman" w:hAnsi="Times New Roman" w:cs="Times New Roman"/>
          <w:sz w:val="24"/>
          <w:szCs w:val="24"/>
          <w:highlight w:val="white"/>
        </w:rPr>
      </w:pPr>
      <w:ins w:id="520" w:author="Author" w:date="2025-01-23T08:42:00Z">
        <w:r>
          <w:rPr>
            <w:rFonts w:ascii="Times New Roman" w:eastAsia="Times New Roman" w:hAnsi="Times New Roman" w:cs="Times New Roman"/>
            <w:sz w:val="24"/>
            <w:szCs w:val="24"/>
            <w:highlight w:val="white"/>
          </w:rPr>
          <w:t>https://doi.org/10.1111/desc.13192</w:t>
        </w:r>
      </w:ins>
    </w:p>
    <w:p w14:paraId="3DD008F0" w14:textId="77777777" w:rsidR="00634943" w:rsidRDefault="004350FC">
      <w:pPr>
        <w:spacing w:before="120" w:after="240" w:line="480" w:lineRule="auto"/>
        <w:rPr>
          <w:ins w:id="521" w:author="Author" w:date="2025-01-23T08:42:00Z"/>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 León, L. (1999). Verbs in Tzotzil (Mayan) early syntactic development. </w:t>
      </w:r>
      <w:r>
        <w:rPr>
          <w:rFonts w:ascii="Times New Roman" w:eastAsia="Times New Roman" w:hAnsi="Times New Roman" w:cs="Times New Roman"/>
          <w:i/>
          <w:sz w:val="24"/>
          <w:szCs w:val="24"/>
          <w:highlight w:val="white"/>
        </w:rPr>
        <w:t xml:space="preserve">International Journal </w:t>
      </w:r>
    </w:p>
    <w:p w14:paraId="70F3B4FA" w14:textId="43FD29EF"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522" w:author="Author" w:date="2025-01-23T08:42:00Z">
          <w:pPr>
            <w:spacing w:before="120" w:after="240" w:line="480" w:lineRule="auto"/>
          </w:pPr>
        </w:pPrChange>
      </w:pPr>
      <w:r>
        <w:rPr>
          <w:rFonts w:ascii="Times New Roman" w:eastAsia="Times New Roman" w:hAnsi="Times New Roman" w:cs="Times New Roman"/>
          <w:i/>
          <w:sz w:val="24"/>
          <w:szCs w:val="24"/>
          <w:highlight w:val="white"/>
        </w:rPr>
        <w:t>of Bilingualism</w:t>
      </w:r>
      <w:r>
        <w:rPr>
          <w:rFonts w:ascii="Times New Roman" w:hAnsi="Times New Roman"/>
          <w:i/>
          <w:sz w:val="24"/>
          <w:highlight w:val="white"/>
          <w:rPrChange w:id="523"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w:t>
      </w:r>
      <w:r>
        <w:rPr>
          <w:rFonts w:ascii="Times New Roman" w:eastAsia="Times New Roman" w:hAnsi="Times New Roman" w:cs="Times New Roman"/>
          <w:sz w:val="24"/>
          <w:szCs w:val="24"/>
          <w:highlight w:val="white"/>
        </w:rPr>
        <w:t>(2-3), 219</w:t>
      </w:r>
      <w:del w:id="524" w:author="Author" w:date="2025-01-23T08:42:00Z">
        <w:r>
          <w:rPr>
            <w:rFonts w:ascii="Times New Roman" w:eastAsia="Times New Roman" w:hAnsi="Times New Roman" w:cs="Times New Roman"/>
            <w:sz w:val="24"/>
            <w:szCs w:val="24"/>
            <w:highlight w:val="white"/>
          </w:rPr>
          <w:delText>–</w:delText>
        </w:r>
      </w:del>
      <w:ins w:id="525"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239.</w:t>
      </w:r>
      <w:ins w:id="526" w:author="Author" w:date="2025-01-23T08:42:00Z">
        <w:r>
          <w:rPr>
            <w:rFonts w:ascii="Times New Roman" w:eastAsia="Times New Roman" w:hAnsi="Times New Roman" w:cs="Times New Roman"/>
            <w:sz w:val="24"/>
            <w:szCs w:val="24"/>
            <w:highlight w:val="white"/>
          </w:rPr>
          <w:t xml:space="preserve"> https://doi.org/10.1177/13670069990030020601</w:t>
        </w:r>
      </w:ins>
    </w:p>
    <w:p w14:paraId="5072DA33" w14:textId="77777777" w:rsidR="00634943" w:rsidRDefault="004350FC">
      <w:pPr>
        <w:spacing w:before="120" w:after="240" w:line="480" w:lineRule="auto"/>
        <w:rPr>
          <w:ins w:id="527" w:author="Author" w:date="2025-01-23T08:42:00Z"/>
          <w:rFonts w:ascii="Times New Roman" w:eastAsia="Times New Roman" w:hAnsi="Times New Roman" w:cs="Times New Roman"/>
          <w:sz w:val="24"/>
          <w:szCs w:val="24"/>
          <w:highlight w:val="white"/>
        </w:rPr>
      </w:pPr>
      <w:ins w:id="528" w:author="Author" w:date="2025-01-23T08:42:00Z">
        <w:r>
          <w:rPr>
            <w:rFonts w:ascii="Times New Roman" w:eastAsia="Times New Roman" w:hAnsi="Times New Roman" w:cs="Times New Roman"/>
            <w:sz w:val="24"/>
            <w:szCs w:val="24"/>
            <w:highlight w:val="white"/>
          </w:rPr>
          <w:t xml:space="preserve"> </w:t>
        </w:r>
      </w:ins>
    </w:p>
    <w:p w14:paraId="6129A846" w14:textId="623E8E76" w:rsidR="00634943" w:rsidRDefault="004350FC">
      <w:pPr>
        <w:spacing w:before="120" w:after="240" w:line="480" w:lineRule="auto"/>
        <w:rPr>
          <w:ins w:id="529" w:author="Author" w:date="2025-01-23T08:42:00Z"/>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Demuth, K. (2022). The acquisition of Sesotho. In </w:t>
      </w:r>
      <w:del w:id="530" w:author="Author" w:date="2025-01-23T08:42:00Z">
        <w:r>
          <w:rPr>
            <w:rFonts w:ascii="Times New Roman" w:eastAsia="Times New Roman" w:hAnsi="Times New Roman" w:cs="Times New Roman"/>
            <w:sz w:val="24"/>
            <w:szCs w:val="24"/>
            <w:highlight w:val="white"/>
          </w:rPr>
          <w:delText xml:space="preserve"> </w:delText>
        </w:r>
      </w:del>
      <w:r>
        <w:rPr>
          <w:rFonts w:ascii="Times New Roman" w:eastAsia="Times New Roman" w:hAnsi="Times New Roman" w:cs="Times New Roman"/>
          <w:sz w:val="24"/>
          <w:szCs w:val="24"/>
          <w:highlight w:val="white"/>
        </w:rPr>
        <w:t xml:space="preserve">D. I. </w:t>
      </w:r>
      <w:proofErr w:type="spellStart"/>
      <w:r>
        <w:rPr>
          <w:rFonts w:ascii="Times New Roman" w:eastAsia="Times New Roman" w:hAnsi="Times New Roman" w:cs="Times New Roman"/>
          <w:sz w:val="24"/>
          <w:szCs w:val="24"/>
          <w:highlight w:val="white"/>
        </w:rPr>
        <w:t>Slobin</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 xml:space="preserve">The crosslinguistic study of </w:t>
      </w:r>
    </w:p>
    <w:p w14:paraId="162965CA" w14:textId="14EC4080" w:rsidR="00634943" w:rsidRDefault="004350FC">
      <w:pPr>
        <w:spacing w:before="120" w:after="240" w:line="480" w:lineRule="auto"/>
        <w:ind w:left="720"/>
        <w:rPr>
          <w:rFonts w:ascii="Times New Roman" w:eastAsia="Times New Roman" w:hAnsi="Times New Roman" w:cs="Times New Roman"/>
          <w:sz w:val="24"/>
          <w:szCs w:val="24"/>
          <w:highlight w:val="white"/>
        </w:rPr>
        <w:pPrChange w:id="531" w:author="Author" w:date="2025-01-23T08:42:00Z">
          <w:pPr>
            <w:spacing w:before="120" w:after="240" w:line="480" w:lineRule="auto"/>
          </w:pPr>
        </w:pPrChange>
      </w:pPr>
      <w:r>
        <w:rPr>
          <w:rFonts w:ascii="Times New Roman" w:eastAsia="Times New Roman" w:hAnsi="Times New Roman" w:cs="Times New Roman"/>
          <w:i/>
          <w:sz w:val="24"/>
          <w:szCs w:val="24"/>
          <w:highlight w:val="white"/>
        </w:rPr>
        <w:t>language acquisition</w:t>
      </w:r>
      <w:r>
        <w:rPr>
          <w:rFonts w:ascii="Times New Roman" w:eastAsia="Times New Roman" w:hAnsi="Times New Roman" w:cs="Times New Roman"/>
          <w:sz w:val="24"/>
          <w:szCs w:val="24"/>
          <w:highlight w:val="white"/>
        </w:rPr>
        <w:t xml:space="preserve"> (pp. 557</w:t>
      </w:r>
      <w:del w:id="532" w:author="Author" w:date="2025-01-23T08:42:00Z">
        <w:r>
          <w:rPr>
            <w:rFonts w:ascii="Times New Roman" w:eastAsia="Times New Roman" w:hAnsi="Times New Roman" w:cs="Times New Roman"/>
            <w:sz w:val="24"/>
            <w:szCs w:val="24"/>
            <w:highlight w:val="white"/>
          </w:rPr>
          <w:delText>–</w:delText>
        </w:r>
      </w:del>
      <w:ins w:id="533"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638). Psychology Press.</w:t>
      </w:r>
      <w:ins w:id="534" w:author="Author" w:date="2025-01-23T08:42:00Z">
        <w:r>
          <w:rPr>
            <w:rFonts w:ascii="Times New Roman" w:eastAsia="Times New Roman" w:hAnsi="Times New Roman" w:cs="Times New Roman"/>
            <w:sz w:val="24"/>
            <w:szCs w:val="24"/>
            <w:highlight w:val="white"/>
          </w:rPr>
          <w:t xml:space="preserve"> https://doi.org/10.4324/9781315808208-1</w:t>
        </w:r>
        <w:r>
          <w:rPr>
            <w:rFonts w:ascii="Times New Roman" w:eastAsia="Times New Roman" w:hAnsi="Times New Roman" w:cs="Times New Roman"/>
            <w:sz w:val="24"/>
            <w:szCs w:val="24"/>
            <w:highlight w:val="white"/>
          </w:rPr>
          <w:t>1</w:t>
        </w:r>
      </w:ins>
    </w:p>
    <w:p w14:paraId="4D32C07D" w14:textId="46733D1A" w:rsidR="00634943" w:rsidRDefault="004350FC">
      <w:pPr>
        <w:spacing w:before="120" w:after="240" w:line="480" w:lineRule="auto"/>
        <w:rPr>
          <w:ins w:id="535" w:author="Author" w:date="2025-01-23T08:42:00Z"/>
          <w:rFonts w:ascii="Times New Roman" w:eastAsia="Times New Roman" w:hAnsi="Times New Roman" w:cs="Times New Roman"/>
          <w:sz w:val="24"/>
          <w:szCs w:val="24"/>
          <w:highlight w:val="white"/>
        </w:rPr>
      </w:pPr>
      <w:ins w:id="536"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Draper, P., &amp; </w:t>
      </w:r>
      <w:proofErr w:type="spellStart"/>
      <w:r>
        <w:rPr>
          <w:rFonts w:ascii="Times New Roman" w:eastAsia="Times New Roman" w:hAnsi="Times New Roman" w:cs="Times New Roman"/>
          <w:sz w:val="24"/>
          <w:szCs w:val="24"/>
          <w:highlight w:val="white"/>
        </w:rPr>
        <w:t>Harpending</w:t>
      </w:r>
      <w:proofErr w:type="spellEnd"/>
      <w:r>
        <w:rPr>
          <w:rFonts w:ascii="Times New Roman" w:eastAsia="Times New Roman" w:hAnsi="Times New Roman" w:cs="Times New Roman"/>
          <w:sz w:val="24"/>
          <w:szCs w:val="24"/>
          <w:highlight w:val="white"/>
        </w:rPr>
        <w:t xml:space="preserve">, H. (2017). Parent investment and the </w:t>
      </w:r>
      <w:del w:id="537" w:author="Author" w:date="2025-01-23T08:42:00Z">
        <w:r>
          <w:rPr>
            <w:rFonts w:ascii="Times New Roman" w:eastAsia="Times New Roman" w:hAnsi="Times New Roman" w:cs="Times New Roman"/>
            <w:sz w:val="24"/>
            <w:szCs w:val="24"/>
            <w:highlight w:val="white"/>
          </w:rPr>
          <w:delText>child’s</w:delText>
        </w:r>
      </w:del>
      <w:ins w:id="538" w:author="Author" w:date="2025-01-23T08:42:00Z">
        <w:r>
          <w:rPr>
            <w:rFonts w:ascii="Times New Roman" w:eastAsia="Times New Roman" w:hAnsi="Times New Roman" w:cs="Times New Roman"/>
            <w:sz w:val="24"/>
            <w:szCs w:val="24"/>
            <w:highlight w:val="white"/>
          </w:rPr>
          <w:t>child's</w:t>
        </w:r>
      </w:ins>
      <w:r>
        <w:rPr>
          <w:rFonts w:ascii="Times New Roman" w:eastAsia="Times New Roman" w:hAnsi="Times New Roman" w:cs="Times New Roman"/>
          <w:sz w:val="24"/>
          <w:szCs w:val="24"/>
          <w:highlight w:val="white"/>
        </w:rPr>
        <w:t xml:space="preserve"> environment. In J. B. </w:t>
      </w:r>
    </w:p>
    <w:p w14:paraId="2F0F478A" w14:textId="4DFBD6AD" w:rsidR="00634943" w:rsidRDefault="004350FC">
      <w:pPr>
        <w:spacing w:before="120" w:after="240" w:line="480" w:lineRule="auto"/>
        <w:ind w:left="720"/>
        <w:rPr>
          <w:rFonts w:ascii="Times New Roman" w:eastAsia="Times New Roman" w:hAnsi="Times New Roman" w:cs="Times New Roman"/>
          <w:sz w:val="24"/>
          <w:szCs w:val="24"/>
          <w:highlight w:val="white"/>
        </w:rPr>
        <w:pPrChange w:id="539"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Lancaster, A. Rossi, &amp; J. Altmann (Eds.), </w:t>
      </w:r>
      <w:r>
        <w:rPr>
          <w:rFonts w:ascii="Times New Roman" w:eastAsia="Times New Roman" w:hAnsi="Times New Roman" w:cs="Times New Roman"/>
          <w:i/>
          <w:sz w:val="24"/>
          <w:szCs w:val="24"/>
          <w:highlight w:val="white"/>
        </w:rPr>
        <w:t>Parenting across the life span</w:t>
      </w:r>
      <w:r>
        <w:rPr>
          <w:rFonts w:ascii="Times New Roman" w:eastAsia="Times New Roman" w:hAnsi="Times New Roman" w:cs="Times New Roman"/>
          <w:sz w:val="24"/>
          <w:szCs w:val="24"/>
          <w:highlight w:val="white"/>
        </w:rPr>
        <w:t xml:space="preserve"> (pp. 207</w:t>
      </w:r>
      <w:del w:id="540" w:author="Author" w:date="2025-01-23T08:42:00Z">
        <w:r>
          <w:rPr>
            <w:rFonts w:ascii="Times New Roman" w:eastAsia="Times New Roman" w:hAnsi="Times New Roman" w:cs="Times New Roman"/>
            <w:sz w:val="24"/>
            <w:szCs w:val="24"/>
            <w:highlight w:val="white"/>
          </w:rPr>
          <w:delText>–</w:delText>
        </w:r>
      </w:del>
      <w:ins w:id="541"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236). Routledge.</w:t>
      </w:r>
      <w:ins w:id="542" w:author="Author" w:date="2025-01-23T08:42:00Z">
        <w:r>
          <w:rPr>
            <w:rFonts w:ascii="Times New Roman" w:eastAsia="Times New Roman" w:hAnsi="Times New Roman" w:cs="Times New Roman"/>
            <w:sz w:val="24"/>
            <w:szCs w:val="24"/>
            <w:highlight w:val="white"/>
          </w:rPr>
          <w:t xml:space="preserve"> https://doi.org/10.4324/9781315126005-11</w:t>
        </w:r>
      </w:ins>
    </w:p>
    <w:p w14:paraId="78384196" w14:textId="51678895" w:rsidR="00634943" w:rsidRDefault="004350FC">
      <w:pPr>
        <w:spacing w:before="120" w:after="240" w:line="480" w:lineRule="auto"/>
        <w:rPr>
          <w:ins w:id="543"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Duncan, T. S., &amp; Paradis, J. (2020). Home language environment and </w:t>
      </w:r>
      <w:del w:id="544" w:author="Author" w:date="2025-01-23T08:42:00Z">
        <w:r>
          <w:rPr>
            <w:rFonts w:ascii="Times New Roman" w:eastAsia="Times New Roman" w:hAnsi="Times New Roman" w:cs="Times New Roman"/>
            <w:sz w:val="24"/>
            <w:szCs w:val="24"/>
            <w:highlight w:val="white"/>
          </w:rPr>
          <w:delText>children’s</w:delText>
        </w:r>
      </w:del>
      <w:ins w:id="545" w:author="Author" w:date="2025-01-23T08:42:00Z">
        <w:r>
          <w:rPr>
            <w:rFonts w:ascii="Times New Roman" w:eastAsia="Times New Roman" w:hAnsi="Times New Roman" w:cs="Times New Roman"/>
            <w:sz w:val="24"/>
            <w:szCs w:val="24"/>
            <w:highlight w:val="white"/>
          </w:rPr>
          <w:t>children's</w:t>
        </w:r>
      </w:ins>
      <w:r>
        <w:rPr>
          <w:rFonts w:ascii="Times New Roman" w:eastAsia="Times New Roman" w:hAnsi="Times New Roman" w:cs="Times New Roman"/>
          <w:sz w:val="24"/>
          <w:szCs w:val="24"/>
          <w:highlight w:val="white"/>
        </w:rPr>
        <w:t xml:space="preserve"> second language </w:t>
      </w:r>
    </w:p>
    <w:p w14:paraId="21390A22" w14:textId="02AF2D61" w:rsidR="00634943" w:rsidRDefault="004350FC">
      <w:pPr>
        <w:spacing w:before="120" w:after="240" w:line="480" w:lineRule="auto"/>
        <w:ind w:left="720"/>
        <w:rPr>
          <w:rFonts w:ascii="Times New Roman" w:eastAsia="Times New Roman" w:hAnsi="Times New Roman" w:cs="Times New Roman"/>
          <w:sz w:val="24"/>
          <w:szCs w:val="24"/>
          <w:highlight w:val="white"/>
        </w:rPr>
        <w:pPrChange w:id="546"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acquisition: The special status of input from older siblings. </w:t>
      </w:r>
      <w:r>
        <w:rPr>
          <w:rFonts w:ascii="Times New Roman" w:eastAsia="Times New Roman" w:hAnsi="Times New Roman" w:cs="Times New Roman"/>
          <w:i/>
          <w:sz w:val="24"/>
          <w:szCs w:val="24"/>
          <w:highlight w:val="white"/>
        </w:rPr>
        <w:t>Journal of Child Language</w:t>
      </w:r>
      <w:r>
        <w:rPr>
          <w:rFonts w:ascii="Times New Roman" w:hAnsi="Times New Roman"/>
          <w:i/>
          <w:sz w:val="24"/>
          <w:highlight w:val="white"/>
          <w:rPrChange w:id="547"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47</w:t>
      </w:r>
      <w:r>
        <w:rPr>
          <w:rFonts w:ascii="Times New Roman" w:eastAsia="Times New Roman" w:hAnsi="Times New Roman" w:cs="Times New Roman"/>
          <w:sz w:val="24"/>
          <w:szCs w:val="24"/>
          <w:highlight w:val="white"/>
        </w:rPr>
        <w:t>(5), 982</w:t>
      </w:r>
      <w:del w:id="548" w:author="Author" w:date="2025-01-23T08:42:00Z">
        <w:r>
          <w:rPr>
            <w:rFonts w:ascii="Times New Roman" w:eastAsia="Times New Roman" w:hAnsi="Times New Roman" w:cs="Times New Roman"/>
            <w:sz w:val="24"/>
            <w:szCs w:val="24"/>
            <w:highlight w:val="white"/>
          </w:rPr>
          <w:delText>–</w:delText>
        </w:r>
      </w:del>
      <w:ins w:id="549"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1005. https://doi.org/10.1017/</w:t>
      </w:r>
      <w:del w:id="550" w:author="Author" w:date="2025-01-23T08:42:00Z">
        <w:r>
          <w:rPr>
            <w:rFonts w:ascii="Times New Roman" w:eastAsia="Times New Roman" w:hAnsi="Times New Roman" w:cs="Times New Roman"/>
            <w:sz w:val="24"/>
            <w:szCs w:val="24"/>
            <w:highlight w:val="white"/>
          </w:rPr>
          <w:delText>S0305000919000905</w:delText>
        </w:r>
      </w:del>
      <w:ins w:id="551" w:author="Author" w:date="2025-01-23T08:42:00Z">
        <w:r>
          <w:rPr>
            <w:rFonts w:ascii="Times New Roman" w:eastAsia="Times New Roman" w:hAnsi="Times New Roman" w:cs="Times New Roman"/>
            <w:sz w:val="24"/>
            <w:szCs w:val="24"/>
            <w:highlight w:val="white"/>
          </w:rPr>
          <w:t>S0305000919000977</w:t>
        </w:r>
      </w:ins>
    </w:p>
    <w:p w14:paraId="244690E5" w14:textId="77777777" w:rsidR="00634943" w:rsidRDefault="004350FC">
      <w:pPr>
        <w:spacing w:before="120" w:after="240" w:line="480" w:lineRule="auto"/>
        <w:rPr>
          <w:ins w:id="552"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Ensminger</w:t>
      </w:r>
      <w:proofErr w:type="spellEnd"/>
      <w:r>
        <w:rPr>
          <w:rFonts w:ascii="Times New Roman" w:eastAsia="Times New Roman" w:hAnsi="Times New Roman" w:cs="Times New Roman"/>
          <w:sz w:val="24"/>
          <w:szCs w:val="24"/>
          <w:highlight w:val="white"/>
        </w:rPr>
        <w:t>, M.</w:t>
      </w:r>
      <w:r>
        <w:rPr>
          <w:rFonts w:ascii="Times New Roman" w:eastAsia="Times New Roman" w:hAnsi="Times New Roman" w:cs="Times New Roman"/>
          <w:sz w:val="24"/>
          <w:szCs w:val="24"/>
          <w:highlight w:val="white"/>
        </w:rPr>
        <w:t xml:space="preserve"> E., &amp; Fothergill, K. E. (2014). A decade of measuring SES: What it tells us and </w:t>
      </w:r>
    </w:p>
    <w:p w14:paraId="4231732A" w14:textId="02E63194" w:rsidR="00634943" w:rsidRDefault="004350FC">
      <w:pPr>
        <w:spacing w:before="120" w:after="240" w:line="480" w:lineRule="auto"/>
        <w:ind w:left="720"/>
        <w:rPr>
          <w:rFonts w:ascii="Times New Roman" w:eastAsia="Times New Roman" w:hAnsi="Times New Roman" w:cs="Times New Roman"/>
          <w:sz w:val="24"/>
          <w:szCs w:val="24"/>
          <w:highlight w:val="white"/>
        </w:rPr>
        <w:pPrChange w:id="553"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where to go from here. In M. H. Bornstein &amp; R. H. Bradley (Eds.), </w:t>
      </w:r>
      <w:del w:id="554" w:author="Author" w:date="2025-01-23T08:42:00Z">
        <w:r>
          <w:rPr>
            <w:rFonts w:ascii="Times New Roman" w:eastAsia="Times New Roman" w:hAnsi="Times New Roman" w:cs="Times New Roman"/>
            <w:sz w:val="24"/>
            <w:szCs w:val="24"/>
            <w:highlight w:val="white"/>
          </w:rPr>
          <w:delText xml:space="preserve"> </w:delText>
        </w:r>
      </w:del>
      <w:r>
        <w:rPr>
          <w:rFonts w:ascii="Times New Roman" w:eastAsia="Times New Roman" w:hAnsi="Times New Roman" w:cs="Times New Roman"/>
          <w:i/>
          <w:sz w:val="24"/>
          <w:szCs w:val="24"/>
          <w:highlight w:val="white"/>
        </w:rPr>
        <w:t>Socioeconomic status, parenting, and child development</w:t>
      </w:r>
      <w:r>
        <w:rPr>
          <w:rFonts w:ascii="Times New Roman" w:hAnsi="Times New Roman"/>
          <w:i/>
          <w:sz w:val="24"/>
          <w:highlight w:val="white"/>
          <w:rPrChange w:id="555" w:author="Author" w:date="2025-01-23T08:42:00Z">
            <w:rPr>
              <w:rFonts w:ascii="Times New Roman" w:hAnsi="Times New Roman"/>
              <w:sz w:val="24"/>
              <w:highlight w:val="white"/>
            </w:rPr>
          </w:rPrChange>
        </w:rPr>
        <w:t xml:space="preserve"> </w:t>
      </w:r>
      <w:r>
        <w:rPr>
          <w:rFonts w:ascii="Times New Roman" w:eastAsia="Times New Roman" w:hAnsi="Times New Roman" w:cs="Times New Roman"/>
          <w:sz w:val="24"/>
          <w:szCs w:val="24"/>
          <w:highlight w:val="white"/>
        </w:rPr>
        <w:t>(pp. 13</w:t>
      </w:r>
      <w:del w:id="556" w:author="Author" w:date="2025-01-23T08:42:00Z">
        <w:r>
          <w:rPr>
            <w:rFonts w:ascii="Times New Roman" w:eastAsia="Times New Roman" w:hAnsi="Times New Roman" w:cs="Times New Roman"/>
            <w:sz w:val="24"/>
            <w:szCs w:val="24"/>
            <w:highlight w:val="white"/>
          </w:rPr>
          <w:delText>–</w:delText>
        </w:r>
      </w:del>
      <w:ins w:id="557"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27). Routledge.</w:t>
      </w:r>
    </w:p>
    <w:p w14:paraId="7E1BE127" w14:textId="77777777" w:rsidR="00634943" w:rsidRDefault="004350FC">
      <w:pPr>
        <w:spacing w:before="120" w:after="240" w:line="480" w:lineRule="auto"/>
        <w:rPr>
          <w:ins w:id="558"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Garcia-Sierra, A., Rivera-</w:t>
      </w:r>
      <w:proofErr w:type="spellStart"/>
      <w:r>
        <w:rPr>
          <w:rFonts w:ascii="Times New Roman" w:eastAsia="Times New Roman" w:hAnsi="Times New Roman" w:cs="Times New Roman"/>
          <w:sz w:val="24"/>
          <w:szCs w:val="24"/>
          <w:highlight w:val="white"/>
        </w:rPr>
        <w:t>Gax</w:t>
      </w:r>
      <w:r>
        <w:rPr>
          <w:rFonts w:ascii="Times New Roman" w:eastAsia="Times New Roman" w:hAnsi="Times New Roman" w:cs="Times New Roman"/>
          <w:sz w:val="24"/>
          <w:szCs w:val="24"/>
          <w:highlight w:val="white"/>
        </w:rPr>
        <w:t>iola</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Percaccio</w:t>
      </w:r>
      <w:proofErr w:type="spellEnd"/>
      <w:r>
        <w:rPr>
          <w:rFonts w:ascii="Times New Roman" w:eastAsia="Times New Roman" w:hAnsi="Times New Roman" w:cs="Times New Roman"/>
          <w:sz w:val="24"/>
          <w:szCs w:val="24"/>
          <w:highlight w:val="white"/>
        </w:rPr>
        <w:t xml:space="preserve">, C. R., Conboy, B. T., Romo, H., Klarman, L., </w:t>
      </w:r>
    </w:p>
    <w:p w14:paraId="0E999FA4" w14:textId="5408BA14" w:rsidR="00634943" w:rsidRDefault="004350FC">
      <w:pPr>
        <w:spacing w:before="120" w:after="240" w:line="480" w:lineRule="auto"/>
        <w:ind w:left="720"/>
        <w:rPr>
          <w:rFonts w:ascii="Times New Roman" w:eastAsia="Times New Roman" w:hAnsi="Times New Roman" w:cs="Times New Roman"/>
          <w:sz w:val="24"/>
          <w:szCs w:val="24"/>
          <w:highlight w:val="white"/>
        </w:rPr>
        <w:pPrChange w:id="559"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 Kuhl, P. K. (2011). Bilingual language learning: An ERP study relating early brain responses to speech, language input, and later word production. </w:t>
      </w:r>
      <w:r>
        <w:rPr>
          <w:rFonts w:ascii="Times New Roman" w:eastAsia="Times New Roman" w:hAnsi="Times New Roman" w:cs="Times New Roman"/>
          <w:i/>
          <w:sz w:val="24"/>
          <w:szCs w:val="24"/>
          <w:highlight w:val="white"/>
        </w:rPr>
        <w:t>Journal of Phonetics</w:t>
      </w:r>
      <w:r>
        <w:rPr>
          <w:rFonts w:ascii="Times New Roman" w:hAnsi="Times New Roman"/>
          <w:i/>
          <w:sz w:val="24"/>
          <w:highlight w:val="white"/>
          <w:rPrChange w:id="560"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39</w:t>
      </w:r>
      <w:r>
        <w:rPr>
          <w:rFonts w:ascii="Times New Roman" w:eastAsia="Times New Roman" w:hAnsi="Times New Roman" w:cs="Times New Roman"/>
          <w:sz w:val="24"/>
          <w:szCs w:val="24"/>
          <w:highlight w:val="white"/>
        </w:rPr>
        <w:t>(4), 546</w:t>
      </w:r>
      <w:del w:id="561" w:author="Author" w:date="2025-01-23T08:42:00Z">
        <w:r>
          <w:rPr>
            <w:rFonts w:ascii="Times New Roman" w:eastAsia="Times New Roman" w:hAnsi="Times New Roman" w:cs="Times New Roman"/>
            <w:sz w:val="24"/>
            <w:szCs w:val="24"/>
            <w:highlight w:val="white"/>
          </w:rPr>
          <w:delText>–</w:delText>
        </w:r>
      </w:del>
      <w:ins w:id="562"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557. ht</w:t>
      </w:r>
      <w:r>
        <w:rPr>
          <w:rFonts w:ascii="Times New Roman" w:eastAsia="Times New Roman" w:hAnsi="Times New Roman" w:cs="Times New Roman"/>
          <w:sz w:val="24"/>
          <w:szCs w:val="24"/>
          <w:highlight w:val="white"/>
        </w:rPr>
        <w:t>tps://doi.org/10.1016/j.wocn.2011.07.002</w:t>
      </w:r>
    </w:p>
    <w:p w14:paraId="368DFD78" w14:textId="77777777" w:rsidR="00634943" w:rsidRDefault="004350FC">
      <w:pPr>
        <w:pBdr>
          <w:top w:val="nil"/>
          <w:left w:val="nil"/>
          <w:bottom w:val="nil"/>
          <w:right w:val="nil"/>
          <w:between w:val="nil"/>
        </w:pBdr>
        <w:spacing w:before="120" w:after="240" w:line="480" w:lineRule="auto"/>
        <w:rPr>
          <w:ins w:id="563" w:author="Author" w:date="2025-01-23T08:42:00Z"/>
          <w:rFonts w:ascii="Times New Roman" w:eastAsia="Times New Roman" w:hAnsi="Times New Roman" w:cs="Times New Roman"/>
          <w:sz w:val="24"/>
          <w:szCs w:val="24"/>
          <w:highlight w:val="white"/>
        </w:rPr>
      </w:pPr>
      <w:proofErr w:type="spellStart"/>
      <w:ins w:id="564" w:author="Author" w:date="2025-01-23T08:42:00Z">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S.,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xml:space="preserve">, J. (2018). Seeing beyond the margins: Challenges to informed inclusion </w:t>
        </w:r>
      </w:ins>
    </w:p>
    <w:p w14:paraId="0041A27D" w14:textId="77777777" w:rsidR="00634943" w:rsidRDefault="004350FC">
      <w:pPr>
        <w:pBdr>
          <w:top w:val="nil"/>
          <w:left w:val="nil"/>
          <w:bottom w:val="nil"/>
          <w:right w:val="nil"/>
          <w:between w:val="nil"/>
        </w:pBdr>
        <w:spacing w:before="120" w:after="240" w:line="480" w:lineRule="auto"/>
        <w:ind w:firstLine="720"/>
        <w:rPr>
          <w:ins w:id="565" w:author="Author" w:date="2025-01-23T08:42:00Z"/>
          <w:rFonts w:ascii="Times New Roman" w:eastAsia="Times New Roman" w:hAnsi="Times New Roman" w:cs="Times New Roman"/>
          <w:sz w:val="24"/>
          <w:szCs w:val="24"/>
          <w:highlight w:val="white"/>
        </w:rPr>
      </w:pPr>
      <w:ins w:id="566" w:author="Author" w:date="2025-01-23T08:42:00Z">
        <w:r>
          <w:rPr>
            <w:rFonts w:ascii="Times New Roman" w:eastAsia="Times New Roman" w:hAnsi="Times New Roman" w:cs="Times New Roman"/>
            <w:sz w:val="24"/>
            <w:szCs w:val="24"/>
            <w:highlight w:val="white"/>
          </w:rPr>
          <w:t xml:space="preserve">of vulnerable populations in research. </w:t>
        </w:r>
        <w:r>
          <w:rPr>
            <w:rFonts w:ascii="Times New Roman" w:eastAsia="Times New Roman" w:hAnsi="Times New Roman" w:cs="Times New Roman"/>
            <w:i/>
            <w:sz w:val="24"/>
            <w:szCs w:val="24"/>
            <w:highlight w:val="white"/>
          </w:rPr>
          <w:t>Journal of Law, Medicine &amp; Ethics, 46</w:t>
        </w:r>
        <w:r>
          <w:rPr>
            <w:rFonts w:ascii="Times New Roman" w:eastAsia="Times New Roman" w:hAnsi="Times New Roman" w:cs="Times New Roman"/>
            <w:sz w:val="24"/>
            <w:szCs w:val="24"/>
            <w:highlight w:val="white"/>
          </w:rPr>
          <w:t>(1), 30-43.</w:t>
        </w:r>
      </w:ins>
    </w:p>
    <w:p w14:paraId="71034A3B" w14:textId="77777777" w:rsidR="00634943" w:rsidRDefault="004350FC">
      <w:pPr>
        <w:pBdr>
          <w:top w:val="nil"/>
          <w:left w:val="nil"/>
          <w:bottom w:val="nil"/>
          <w:right w:val="nil"/>
          <w:between w:val="nil"/>
        </w:pBdr>
        <w:spacing w:before="120" w:after="240" w:line="480" w:lineRule="auto"/>
        <w:ind w:left="720"/>
        <w:rPr>
          <w:ins w:id="567" w:author="Author" w:date="2025-01-23T08:42:00Z"/>
          <w:rFonts w:ascii="Times New Roman" w:eastAsia="Times New Roman" w:hAnsi="Times New Roman" w:cs="Times New Roman"/>
          <w:sz w:val="24"/>
          <w:szCs w:val="24"/>
          <w:highlight w:val="white"/>
        </w:rPr>
      </w:pPr>
      <w:ins w:id="568" w:author="Author" w:date="2025-01-23T08:42:00Z">
        <w:r>
          <w:fldChar w:fldCharType="begin"/>
        </w:r>
        <w:r>
          <w:instrText xml:space="preserve"> HYPERLINK "https://doi.org/10.1177/1073110518766006" \h </w:instrText>
        </w:r>
        <w:r>
          <w:fldChar w:fldCharType="separate"/>
        </w:r>
        <w:r>
          <w:rPr>
            <w:rFonts w:ascii="Times New Roman" w:eastAsia="Times New Roman" w:hAnsi="Times New Roman" w:cs="Times New Roman"/>
            <w:sz w:val="24"/>
            <w:szCs w:val="24"/>
            <w:highlight w:val="white"/>
          </w:rPr>
          <w:t>https://doi.org/10.1177/1073110518766006</w:t>
        </w:r>
        <w:r>
          <w:rPr>
            <w:rFonts w:ascii="Times New Roman" w:eastAsia="Times New Roman" w:hAnsi="Times New Roman" w:cs="Times New Roman"/>
            <w:sz w:val="24"/>
            <w:szCs w:val="24"/>
            <w:highlight w:val="white"/>
          </w:rPr>
          <w:fldChar w:fldCharType="end"/>
        </w:r>
      </w:ins>
    </w:p>
    <w:p w14:paraId="2643BBD0" w14:textId="6DD77DC3" w:rsidR="00634943" w:rsidRDefault="004350FC">
      <w:pPr>
        <w:spacing w:before="120" w:after="240" w:line="480" w:lineRule="auto"/>
        <w:rPr>
          <w:ins w:id="569" w:author="Author" w:date="2025-01-23T08:42:00Z"/>
          <w:rFonts w:ascii="Times New Roman" w:eastAsia="Times New Roman" w:hAnsi="Times New Roman" w:cs="Times New Roman"/>
          <w:i/>
          <w:sz w:val="24"/>
          <w:szCs w:val="24"/>
          <w:highlight w:val="white"/>
        </w:rPr>
      </w:pPr>
      <w:ins w:id="570" w:author="Author" w:date="2025-01-23T08:42:00Z">
        <w:r>
          <w:rPr>
            <w:rFonts w:ascii="Times New Roman" w:eastAsia="Times New Roman" w:hAnsi="Times New Roman" w:cs="Times New Roman"/>
            <w:sz w:val="24"/>
            <w:szCs w:val="24"/>
            <w:highlight w:val="white"/>
          </w:rPr>
          <w:t xml:space="preserve"> </w:t>
        </w:r>
      </w:ins>
      <w:proofErr w:type="spellStart"/>
      <w:r>
        <w:rPr>
          <w:rFonts w:ascii="Times New Roman" w:eastAsia="Times New Roman" w:hAnsi="Times New Roman" w:cs="Times New Roman"/>
          <w:sz w:val="24"/>
          <w:szCs w:val="24"/>
          <w:highlight w:val="white"/>
        </w:rPr>
        <w:t>Ghai</w:t>
      </w:r>
      <w:proofErr w:type="spellEnd"/>
      <w:r>
        <w:rPr>
          <w:rFonts w:ascii="Times New Roman" w:eastAsia="Times New Roman" w:hAnsi="Times New Roman" w:cs="Times New Roman"/>
          <w:sz w:val="24"/>
          <w:szCs w:val="24"/>
          <w:highlight w:val="white"/>
        </w:rPr>
        <w:t xml:space="preserve">, S. (2021). </w:t>
      </w:r>
      <w:del w:id="571" w:author="Author" w:date="2025-01-23T08:42:00Z">
        <w:r>
          <w:rPr>
            <w:rFonts w:ascii="Times New Roman" w:eastAsia="Times New Roman" w:hAnsi="Times New Roman" w:cs="Times New Roman"/>
            <w:sz w:val="24"/>
            <w:szCs w:val="24"/>
            <w:highlight w:val="white"/>
          </w:rPr>
          <w:delText>It’s</w:delText>
        </w:r>
      </w:del>
      <w:ins w:id="572" w:author="Author" w:date="2025-01-23T08:42:00Z">
        <w:r>
          <w:rPr>
            <w:rFonts w:ascii="Times New Roman" w:eastAsia="Times New Roman" w:hAnsi="Times New Roman" w:cs="Times New Roman"/>
            <w:sz w:val="24"/>
            <w:szCs w:val="24"/>
            <w:highlight w:val="white"/>
          </w:rPr>
          <w:t>It's</w:t>
        </w:r>
      </w:ins>
      <w:r>
        <w:rPr>
          <w:rFonts w:ascii="Times New Roman" w:eastAsia="Times New Roman" w:hAnsi="Times New Roman" w:cs="Times New Roman"/>
          <w:sz w:val="24"/>
          <w:szCs w:val="24"/>
          <w:highlight w:val="white"/>
        </w:rPr>
        <w:t xml:space="preserve"> time to reimagine sample diversity and retire the WEIRD dichotomy.</w:t>
      </w:r>
      <w:r>
        <w:rPr>
          <w:rFonts w:ascii="Times New Roman" w:hAnsi="Times New Roman"/>
          <w:i/>
          <w:sz w:val="24"/>
          <w:highlight w:val="white"/>
          <w:rPrChange w:id="573"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 xml:space="preserve">Nature </w:t>
      </w:r>
    </w:p>
    <w:p w14:paraId="0F88DE87" w14:textId="7F00934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574" w:author="Author" w:date="2025-01-23T08:42:00Z">
          <w:pPr>
            <w:spacing w:before="120" w:after="240" w:line="480" w:lineRule="auto"/>
          </w:pPr>
        </w:pPrChange>
      </w:pPr>
      <w:r>
        <w:rPr>
          <w:rFonts w:ascii="Times New Roman" w:eastAsia="Times New Roman" w:hAnsi="Times New Roman" w:cs="Times New Roman"/>
          <w:i/>
          <w:sz w:val="24"/>
          <w:szCs w:val="24"/>
          <w:highlight w:val="white"/>
        </w:rPr>
        <w:t xml:space="preserve">Human </w:t>
      </w:r>
      <w:proofErr w:type="spellStart"/>
      <w:r>
        <w:rPr>
          <w:rFonts w:ascii="Times New Roman" w:eastAsia="Times New Roman" w:hAnsi="Times New Roman" w:cs="Times New Roman"/>
          <w:i/>
          <w:sz w:val="24"/>
          <w:szCs w:val="24"/>
          <w:highlight w:val="white"/>
        </w:rPr>
        <w:t>Behaviour</w:t>
      </w:r>
      <w:proofErr w:type="spellEnd"/>
      <w:r>
        <w:rPr>
          <w:rFonts w:ascii="Times New Roman" w:hAnsi="Times New Roman"/>
          <w:i/>
          <w:sz w:val="24"/>
          <w:highlight w:val="white"/>
          <w:rPrChange w:id="575"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5</w:t>
      </w:r>
      <w:r>
        <w:rPr>
          <w:rFonts w:ascii="Times New Roman" w:eastAsia="Times New Roman" w:hAnsi="Times New Roman" w:cs="Times New Roman"/>
          <w:sz w:val="24"/>
          <w:szCs w:val="24"/>
          <w:highlight w:val="white"/>
        </w:rPr>
        <w:t>(8), 971</w:t>
      </w:r>
      <w:del w:id="576" w:author="Author" w:date="2025-01-23T08:42:00Z">
        <w:r>
          <w:rPr>
            <w:rFonts w:ascii="Times New Roman" w:eastAsia="Times New Roman" w:hAnsi="Times New Roman" w:cs="Times New Roman"/>
            <w:sz w:val="24"/>
            <w:szCs w:val="24"/>
            <w:highlight w:val="white"/>
          </w:rPr>
          <w:delText>–</w:delText>
        </w:r>
      </w:del>
      <w:ins w:id="577"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972. https://doi.org/10.1038/s41</w:t>
      </w:r>
      <w:r>
        <w:rPr>
          <w:rFonts w:ascii="Times New Roman" w:eastAsia="Times New Roman" w:hAnsi="Times New Roman" w:cs="Times New Roman"/>
          <w:sz w:val="24"/>
          <w:szCs w:val="24"/>
          <w:highlight w:val="white"/>
        </w:rPr>
        <w:t>562-021-01175-9</w:t>
      </w:r>
    </w:p>
    <w:p w14:paraId="10CD8ADB" w14:textId="77777777" w:rsidR="00634943" w:rsidRDefault="004350FC">
      <w:pPr>
        <w:spacing w:before="120" w:after="240" w:line="480" w:lineRule="auto"/>
        <w:rPr>
          <w:ins w:id="578" w:author="Author" w:date="2025-01-23T08:42:00Z"/>
          <w:rFonts w:ascii="Times New Roman" w:eastAsia="Times New Roman" w:hAnsi="Times New Roman" w:cs="Times New Roman"/>
          <w:sz w:val="24"/>
          <w:szCs w:val="24"/>
          <w:highlight w:val="white"/>
        </w:rPr>
      </w:pPr>
      <w:ins w:id="579" w:author="Author" w:date="2025-01-23T08:42:00Z">
        <w:r>
          <w:rPr>
            <w:rFonts w:ascii="Times New Roman" w:eastAsia="Times New Roman" w:hAnsi="Times New Roman" w:cs="Times New Roman"/>
            <w:sz w:val="24"/>
            <w:szCs w:val="24"/>
            <w:highlight w:val="white"/>
          </w:rPr>
          <w:t xml:space="preserve"> Gilmore, R. O., Adolph, K. E., &amp; </w:t>
        </w:r>
        <w:proofErr w:type="spellStart"/>
        <w:r>
          <w:rPr>
            <w:rFonts w:ascii="Times New Roman" w:eastAsia="Times New Roman" w:hAnsi="Times New Roman" w:cs="Times New Roman"/>
            <w:sz w:val="24"/>
            <w:szCs w:val="24"/>
            <w:highlight w:val="white"/>
          </w:rPr>
          <w:t>Millman</w:t>
        </w:r>
        <w:proofErr w:type="spellEnd"/>
        <w:r>
          <w:rPr>
            <w:rFonts w:ascii="Times New Roman" w:eastAsia="Times New Roman" w:hAnsi="Times New Roman" w:cs="Times New Roman"/>
            <w:sz w:val="24"/>
            <w:szCs w:val="24"/>
            <w:highlight w:val="white"/>
          </w:rPr>
          <w:t xml:space="preserve">, D. S. (2016, August). Curating identifiable data for </w:t>
        </w:r>
      </w:ins>
    </w:p>
    <w:p w14:paraId="3854B4AC" w14:textId="77777777" w:rsidR="00634943" w:rsidRDefault="004350FC">
      <w:pPr>
        <w:spacing w:before="120" w:after="240" w:line="480" w:lineRule="auto"/>
        <w:ind w:left="720"/>
        <w:rPr>
          <w:ins w:id="580" w:author="Author" w:date="2025-01-23T08:42:00Z"/>
          <w:rFonts w:ascii="Times New Roman" w:eastAsia="Times New Roman" w:hAnsi="Times New Roman" w:cs="Times New Roman"/>
          <w:sz w:val="24"/>
          <w:szCs w:val="24"/>
          <w:highlight w:val="white"/>
        </w:rPr>
      </w:pPr>
      <w:ins w:id="581" w:author="Author" w:date="2025-01-23T08:42:00Z">
        <w:r>
          <w:rPr>
            <w:rFonts w:ascii="Times New Roman" w:eastAsia="Times New Roman" w:hAnsi="Times New Roman" w:cs="Times New Roman"/>
            <w:sz w:val="24"/>
            <w:szCs w:val="24"/>
            <w:highlight w:val="white"/>
          </w:rPr>
          <w:lastRenderedPageBreak/>
          <w:t xml:space="preserve">sharing: The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project. In 2016 New York Scientific Data Summit (NYSDS) (pp. 1-6). IEEE. https://doi.org/10.1109/NYSDS.2016.7747817</w:t>
        </w:r>
      </w:ins>
    </w:p>
    <w:p w14:paraId="24A3FE68" w14:textId="77777777" w:rsidR="00634943" w:rsidRDefault="004350FC">
      <w:pPr>
        <w:spacing w:before="120" w:after="240" w:line="480" w:lineRule="auto"/>
        <w:rPr>
          <w:ins w:id="582"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Gol</w:t>
      </w:r>
      <w:r>
        <w:rPr>
          <w:rFonts w:ascii="Times New Roman" w:eastAsia="Times New Roman" w:hAnsi="Times New Roman" w:cs="Times New Roman"/>
          <w:sz w:val="24"/>
          <w:szCs w:val="24"/>
          <w:highlight w:val="white"/>
        </w:rPr>
        <w:t>inkoff</w:t>
      </w:r>
      <w:proofErr w:type="spellEnd"/>
      <w:r>
        <w:rPr>
          <w:rFonts w:ascii="Times New Roman" w:eastAsia="Times New Roman" w:hAnsi="Times New Roman" w:cs="Times New Roman"/>
          <w:sz w:val="24"/>
          <w:szCs w:val="24"/>
          <w:highlight w:val="white"/>
        </w:rPr>
        <w:t xml:space="preserve">, R. M., Hoff, E., Rowe, M. L.,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C. S., &amp; Hirsh-</w:t>
      </w:r>
      <w:proofErr w:type="spellStart"/>
      <w:r>
        <w:rPr>
          <w:rFonts w:ascii="Times New Roman" w:eastAsia="Times New Roman" w:hAnsi="Times New Roman" w:cs="Times New Roman"/>
          <w:sz w:val="24"/>
          <w:szCs w:val="24"/>
          <w:highlight w:val="white"/>
        </w:rPr>
        <w:t>Pasek</w:t>
      </w:r>
      <w:proofErr w:type="spellEnd"/>
      <w:r>
        <w:rPr>
          <w:rFonts w:ascii="Times New Roman" w:eastAsia="Times New Roman" w:hAnsi="Times New Roman" w:cs="Times New Roman"/>
          <w:sz w:val="24"/>
          <w:szCs w:val="24"/>
          <w:highlight w:val="white"/>
        </w:rPr>
        <w:t xml:space="preserve">, K. (2019). </w:t>
      </w:r>
    </w:p>
    <w:p w14:paraId="4263A00B" w14:textId="541F0B4B" w:rsidR="00634943" w:rsidRDefault="004350FC">
      <w:pPr>
        <w:spacing w:before="120" w:after="240" w:line="480" w:lineRule="auto"/>
        <w:ind w:left="720"/>
        <w:rPr>
          <w:rFonts w:ascii="Times New Roman" w:eastAsia="Times New Roman" w:hAnsi="Times New Roman" w:cs="Times New Roman"/>
          <w:sz w:val="24"/>
          <w:szCs w:val="24"/>
          <w:highlight w:val="white"/>
        </w:rPr>
        <w:pPrChange w:id="583"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Language matters: Denying the existence of the 30-million-word gap has serious consequences. </w:t>
      </w:r>
      <w:r>
        <w:rPr>
          <w:rFonts w:ascii="Times New Roman" w:eastAsia="Times New Roman" w:hAnsi="Times New Roman" w:cs="Times New Roman"/>
          <w:i/>
          <w:sz w:val="24"/>
          <w:szCs w:val="24"/>
          <w:highlight w:val="white"/>
        </w:rPr>
        <w:t>Child Development</w:t>
      </w:r>
      <w:r>
        <w:rPr>
          <w:rFonts w:ascii="Times New Roman" w:hAnsi="Times New Roman"/>
          <w:i/>
          <w:sz w:val="24"/>
          <w:highlight w:val="white"/>
          <w:rPrChange w:id="584"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90</w:t>
      </w:r>
      <w:r>
        <w:rPr>
          <w:rFonts w:ascii="Times New Roman" w:eastAsia="Times New Roman" w:hAnsi="Times New Roman" w:cs="Times New Roman"/>
          <w:sz w:val="24"/>
          <w:szCs w:val="24"/>
          <w:highlight w:val="white"/>
        </w:rPr>
        <w:t>(3), 985</w:t>
      </w:r>
      <w:del w:id="585" w:author="Author" w:date="2025-01-23T08:42:00Z">
        <w:r>
          <w:rPr>
            <w:rFonts w:ascii="Times New Roman" w:eastAsia="Times New Roman" w:hAnsi="Times New Roman" w:cs="Times New Roman"/>
            <w:sz w:val="24"/>
            <w:szCs w:val="24"/>
            <w:highlight w:val="white"/>
          </w:rPr>
          <w:delText>–</w:delText>
        </w:r>
      </w:del>
      <w:ins w:id="586"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992. https://doi.org/10.1111/cdev.13128</w:t>
      </w:r>
    </w:p>
    <w:p w14:paraId="02FF8BAF" w14:textId="3B045548" w:rsidR="00634943" w:rsidRDefault="004350FC">
      <w:pPr>
        <w:spacing w:before="120" w:after="240" w:line="480" w:lineRule="auto"/>
        <w:rPr>
          <w:rFonts w:ascii="Times New Roman" w:hAnsi="Times New Roman"/>
          <w:i/>
          <w:sz w:val="24"/>
          <w:highlight w:val="white"/>
          <w:rPrChange w:id="587" w:author="Author" w:date="2025-01-23T08:42:00Z">
            <w:rPr>
              <w:rFonts w:ascii="Times New Roman" w:hAnsi="Times New Roman"/>
              <w:color w:val="4F81BD"/>
              <w:sz w:val="24"/>
              <w:highlight w:val="white"/>
              <w:u w:val="single"/>
            </w:rPr>
          </w:rPrChange>
        </w:rPr>
      </w:pPr>
      <w:r>
        <w:rPr>
          <w:rFonts w:ascii="Times New Roman" w:eastAsia="Times New Roman" w:hAnsi="Times New Roman" w:cs="Times New Roman"/>
          <w:sz w:val="24"/>
          <w:szCs w:val="24"/>
          <w:highlight w:val="white"/>
        </w:rPr>
        <w:t>Grosje</w:t>
      </w:r>
      <w:r>
        <w:rPr>
          <w:rFonts w:ascii="Times New Roman" w:eastAsia="Times New Roman" w:hAnsi="Times New Roman" w:cs="Times New Roman"/>
          <w:sz w:val="24"/>
          <w:szCs w:val="24"/>
          <w:highlight w:val="white"/>
        </w:rPr>
        <w:t xml:space="preserve">an, F. (2024). The statistics of bilingualism. In J. F. Kroll &amp; A. M. B. de Groot (Eds.), </w:t>
      </w:r>
      <w:del w:id="588" w:author="Author" w:date="2025-01-23T08:42:00Z">
        <w:r>
          <w:rPr>
            <w:rFonts w:ascii="Times New Roman" w:eastAsia="Times New Roman" w:hAnsi="Times New Roman" w:cs="Times New Roman"/>
            <w:i/>
            <w:sz w:val="24"/>
            <w:szCs w:val="24"/>
            <w:highlight w:val="white"/>
          </w:rPr>
          <w:delText xml:space="preserve">On </w:delText>
        </w:r>
      </w:del>
      <w:ins w:id="589" w:author="Author" w:date="2025-01-23T08:42:00Z">
        <w:r>
          <w:rPr>
            <w:rFonts w:ascii="Times New Roman" w:eastAsia="Times New Roman" w:hAnsi="Times New Roman" w:cs="Times New Roman"/>
            <w:i/>
            <w:sz w:val="24"/>
            <w:szCs w:val="24"/>
            <w:highlight w:val="white"/>
          </w:rPr>
          <w:t xml:space="preserve">On </w:t>
        </w:r>
      </w:ins>
      <w:moveFromRangeStart w:id="590" w:author="Author" w:date="2025-01-23T08:42:00Z" w:name="move188514171"/>
      <w:moveFrom w:id="591" w:author="Author" w:date="2025-01-23T08:42:00Z">
        <w:r>
          <w:rPr>
            <w:rFonts w:ascii="Times New Roman" w:eastAsia="Times New Roman" w:hAnsi="Times New Roman" w:cs="Times New Roman"/>
            <w:i/>
            <w:sz w:val="24"/>
            <w:szCs w:val="24"/>
            <w:highlight w:val="white"/>
          </w:rPr>
          <w:t>bilinguals and bilingualism</w:t>
        </w:r>
        <w:r>
          <w:rPr>
            <w:rFonts w:ascii="Times New Roman" w:eastAsia="Times New Roman" w:hAnsi="Times New Roman" w:cs="Times New Roman"/>
            <w:sz w:val="24"/>
            <w:szCs w:val="24"/>
            <w:highlight w:val="white"/>
          </w:rPr>
          <w:t xml:space="preserve"> (pp. </w:t>
        </w:r>
      </w:moveFrom>
      <w:moveFromRangeEnd w:id="590"/>
      <w:del w:id="592" w:author="Author" w:date="2025-01-23T08:42:00Z">
        <w:r>
          <w:rPr>
            <w:rFonts w:ascii="Times New Roman" w:eastAsia="Times New Roman" w:hAnsi="Times New Roman" w:cs="Times New Roman"/>
            <w:sz w:val="24"/>
            <w:szCs w:val="24"/>
            <w:highlight w:val="white"/>
          </w:rPr>
          <w:delText>138–147). Cambridge University Press.</w:delText>
        </w:r>
        <w:r>
          <w:fldChar w:fldCharType="begin"/>
        </w:r>
        <w:r>
          <w:delInstrText xml:space="preserve"> HYPERLINK "https://doi.org/10.1017/9781009210409.010" \h </w:delInstrText>
        </w:r>
        <w:r>
          <w:fldChar w:fldCharType="separate"/>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sz w:val="24"/>
            <w:szCs w:val="24"/>
            <w:highlight w:val="white"/>
          </w:rPr>
          <w:fldChar w:fldCharType="end"/>
        </w:r>
        <w:r>
          <w:fldChar w:fldCharType="begin"/>
        </w:r>
        <w:r>
          <w:delInstrText xml:space="preserve"> HYPERLINK "https://doi.org/10.1017/9781009210409.010" \h </w:delInstrText>
        </w:r>
        <w:r>
          <w:fldChar w:fldCharType="separate"/>
        </w:r>
        <w:r>
          <w:rPr>
            <w:rFonts w:ascii="Times New Roman" w:eastAsia="Times New Roman" w:hAnsi="Times New Roman" w:cs="Times New Roman"/>
            <w:color w:val="4F81BD"/>
            <w:sz w:val="24"/>
            <w:szCs w:val="24"/>
            <w:highlight w:val="white"/>
            <w:u w:val="single"/>
          </w:rPr>
          <w:delText>https://doi.org/10.1017/9781009210409.010</w:delText>
        </w:r>
        <w:r>
          <w:rPr>
            <w:rFonts w:ascii="Times New Roman" w:eastAsia="Times New Roman" w:hAnsi="Times New Roman" w:cs="Times New Roman"/>
            <w:color w:val="4F81BD"/>
            <w:sz w:val="24"/>
            <w:szCs w:val="24"/>
            <w:highlight w:val="white"/>
            <w:u w:val="single"/>
          </w:rPr>
          <w:fldChar w:fldCharType="end"/>
        </w:r>
      </w:del>
    </w:p>
    <w:p w14:paraId="209E6934" w14:textId="77777777" w:rsidR="00634943" w:rsidRDefault="004350FC">
      <w:pPr>
        <w:spacing w:before="120" w:after="240" w:line="480" w:lineRule="auto"/>
        <w:ind w:firstLine="720"/>
        <w:rPr>
          <w:ins w:id="593" w:author="Author" w:date="2025-01-23T08:42:00Z"/>
          <w:rFonts w:ascii="Times New Roman" w:eastAsia="Times New Roman" w:hAnsi="Times New Roman" w:cs="Times New Roman"/>
          <w:sz w:val="24"/>
          <w:szCs w:val="24"/>
          <w:highlight w:val="white"/>
        </w:rPr>
      </w:pPr>
      <w:moveToRangeStart w:id="594" w:author="Author" w:date="2025-01-23T08:42:00Z" w:name="move188514171"/>
      <w:moveTo w:id="595" w:author="Author" w:date="2025-01-23T08:42:00Z">
        <w:r>
          <w:rPr>
            <w:rFonts w:ascii="Times New Roman" w:eastAsia="Times New Roman" w:hAnsi="Times New Roman" w:cs="Times New Roman"/>
            <w:i/>
            <w:sz w:val="24"/>
            <w:szCs w:val="24"/>
            <w:highlight w:val="white"/>
          </w:rPr>
          <w:t>bilinguals and bilingualism</w:t>
        </w:r>
        <w:r>
          <w:rPr>
            <w:rFonts w:ascii="Times New Roman" w:eastAsia="Times New Roman" w:hAnsi="Times New Roman" w:cs="Times New Roman"/>
            <w:sz w:val="24"/>
            <w:szCs w:val="24"/>
            <w:highlight w:val="white"/>
          </w:rPr>
          <w:t xml:space="preserve"> (pp. </w:t>
        </w:r>
      </w:moveTo>
      <w:moveToRangeEnd w:id="594"/>
      <w:ins w:id="596" w:author="Author" w:date="2025-01-23T08:42:00Z">
        <w:r>
          <w:rPr>
            <w:rFonts w:ascii="Times New Roman" w:eastAsia="Times New Roman" w:hAnsi="Times New Roman" w:cs="Times New Roman"/>
            <w:sz w:val="24"/>
            <w:szCs w:val="24"/>
            <w:highlight w:val="white"/>
          </w:rPr>
          <w:t>138-147). Cambridge University Press.</w:t>
        </w:r>
      </w:ins>
    </w:p>
    <w:p w14:paraId="7836C54F" w14:textId="77777777" w:rsidR="00634943" w:rsidRDefault="004350FC">
      <w:pPr>
        <w:spacing w:before="120" w:after="240" w:line="480" w:lineRule="auto"/>
        <w:ind w:firstLine="720"/>
        <w:rPr>
          <w:ins w:id="597" w:author="Author" w:date="2025-01-23T08:42:00Z"/>
          <w:rFonts w:ascii="Times New Roman" w:eastAsia="Times New Roman" w:hAnsi="Times New Roman" w:cs="Times New Roman"/>
          <w:sz w:val="24"/>
          <w:szCs w:val="24"/>
          <w:highlight w:val="white"/>
        </w:rPr>
      </w:pPr>
      <w:ins w:id="598" w:author="Author" w:date="2025-01-23T08:42:00Z">
        <w:r>
          <w:rPr>
            <w:rFonts w:ascii="Times New Roman" w:eastAsia="Times New Roman" w:hAnsi="Times New Roman" w:cs="Times New Roman"/>
            <w:sz w:val="24"/>
            <w:szCs w:val="24"/>
            <w:highlight w:val="white"/>
          </w:rPr>
          <w:t>https://doi.org/10.1017/9781009210409.010</w:t>
        </w:r>
      </w:ins>
    </w:p>
    <w:p w14:paraId="683C5B3D" w14:textId="77777777" w:rsidR="00634943" w:rsidRDefault="004350FC">
      <w:pPr>
        <w:spacing w:before="120" w:after="240" w:line="480" w:lineRule="auto"/>
        <w:rPr>
          <w:ins w:id="599" w:author="Author" w:date="2025-01-23T08:42:00Z"/>
          <w:rFonts w:ascii="Times New Roman" w:eastAsia="Times New Roman" w:hAnsi="Times New Roman" w:cs="Times New Roman"/>
          <w:i/>
          <w:sz w:val="24"/>
          <w:szCs w:val="24"/>
          <w:highlight w:val="white"/>
        </w:rPr>
      </w:pPr>
      <w:ins w:id="600"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Hart, B., &amp; </w:t>
      </w:r>
      <w:proofErr w:type="spellStart"/>
      <w:r>
        <w:rPr>
          <w:rFonts w:ascii="Times New Roman" w:eastAsia="Times New Roman" w:hAnsi="Times New Roman" w:cs="Times New Roman"/>
          <w:sz w:val="24"/>
          <w:szCs w:val="24"/>
          <w:highlight w:val="white"/>
        </w:rPr>
        <w:t>Risley</w:t>
      </w:r>
      <w:proofErr w:type="spellEnd"/>
      <w:r>
        <w:rPr>
          <w:rFonts w:ascii="Times New Roman" w:eastAsia="Times New Roman" w:hAnsi="Times New Roman" w:cs="Times New Roman"/>
          <w:sz w:val="24"/>
          <w:szCs w:val="24"/>
          <w:highlight w:val="white"/>
        </w:rPr>
        <w:t xml:space="preserve">, T. R. (1995). </w:t>
      </w:r>
      <w:r>
        <w:rPr>
          <w:rFonts w:ascii="Times New Roman" w:eastAsia="Times New Roman" w:hAnsi="Times New Roman" w:cs="Times New Roman"/>
          <w:i/>
          <w:sz w:val="24"/>
          <w:szCs w:val="24"/>
          <w:highlight w:val="white"/>
        </w:rPr>
        <w:t xml:space="preserve">Meaningful differences in the everyday experience of young </w:t>
      </w:r>
    </w:p>
    <w:p w14:paraId="6E851098"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601" w:author="Author" w:date="2025-01-23T08:42:00Z">
          <w:pPr>
            <w:spacing w:before="120" w:after="240" w:line="480" w:lineRule="auto"/>
          </w:pPr>
        </w:pPrChange>
      </w:pPr>
      <w:r>
        <w:rPr>
          <w:rFonts w:ascii="Times New Roman" w:eastAsia="Times New Roman" w:hAnsi="Times New Roman" w:cs="Times New Roman"/>
          <w:i/>
          <w:sz w:val="24"/>
          <w:szCs w:val="24"/>
          <w:highlight w:val="white"/>
        </w:rPr>
        <w:t>American children</w:t>
      </w:r>
      <w:r>
        <w:rPr>
          <w:rFonts w:ascii="Times New Roman" w:hAnsi="Times New Roman"/>
          <w:sz w:val="24"/>
          <w:highlight w:val="white"/>
          <w:rPrChange w:id="602" w:author="Author" w:date="2025-01-23T08:42:00Z">
            <w:rPr>
              <w:rFonts w:ascii="Times New Roman" w:hAnsi="Times New Roman"/>
              <w:i/>
              <w:sz w:val="24"/>
              <w:highlight w:val="white"/>
            </w:rPr>
          </w:rPrChange>
        </w:rPr>
        <w:t>.</w:t>
      </w:r>
      <w:r>
        <w:rPr>
          <w:rFonts w:ascii="Times New Roman" w:eastAsia="Times New Roman" w:hAnsi="Times New Roman" w:cs="Times New Roman"/>
          <w:sz w:val="24"/>
          <w:szCs w:val="24"/>
          <w:highlight w:val="white"/>
        </w:rPr>
        <w:t xml:space="preserve"> Baltimore, MD: Paul H Brookes Publishing.</w:t>
      </w:r>
    </w:p>
    <w:p w14:paraId="01DA8478" w14:textId="77777777" w:rsidR="00634943" w:rsidRDefault="004350FC">
      <w:pPr>
        <w:spacing w:before="120" w:after="240" w:line="480" w:lineRule="auto"/>
        <w:rPr>
          <w:ins w:id="603" w:author="Author" w:date="2025-01-23T08:42:00Z"/>
          <w:rFonts w:ascii="Times New Roman" w:eastAsia="Times New Roman" w:hAnsi="Times New Roman" w:cs="Times New Roman"/>
          <w:sz w:val="24"/>
          <w:szCs w:val="24"/>
          <w:highlight w:val="white"/>
        </w:rPr>
      </w:pPr>
      <w:ins w:id="604"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Havron, N., </w:t>
      </w:r>
      <w:proofErr w:type="spellStart"/>
      <w:r>
        <w:rPr>
          <w:rFonts w:ascii="Times New Roman" w:eastAsia="Times New Roman" w:hAnsi="Times New Roman" w:cs="Times New Roman"/>
          <w:sz w:val="24"/>
          <w:szCs w:val="24"/>
          <w:highlight w:val="white"/>
        </w:rPr>
        <w:t>Lovcevic</w:t>
      </w:r>
      <w:proofErr w:type="spellEnd"/>
      <w:r>
        <w:rPr>
          <w:rFonts w:ascii="Times New Roman" w:eastAsia="Times New Roman" w:hAnsi="Times New Roman" w:cs="Times New Roman"/>
          <w:sz w:val="24"/>
          <w:szCs w:val="24"/>
          <w:highlight w:val="white"/>
        </w:rPr>
        <w:t xml:space="preserve">, I., Kee, M. Z., Chen, H., Chong, Y. S., Daniel, M., … Tsuji, S. (2022). </w:t>
      </w:r>
    </w:p>
    <w:p w14:paraId="37189CC7" w14:textId="30488F90" w:rsidR="00634943" w:rsidRDefault="004350FC">
      <w:pPr>
        <w:spacing w:before="120" w:after="240" w:line="480" w:lineRule="auto"/>
        <w:ind w:left="720"/>
        <w:rPr>
          <w:rFonts w:ascii="Times New Roman" w:eastAsia="Times New Roman" w:hAnsi="Times New Roman" w:cs="Times New Roman"/>
          <w:sz w:val="24"/>
          <w:szCs w:val="24"/>
          <w:highlight w:val="white"/>
        </w:rPr>
        <w:pPrChange w:id="605"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The effect of older sibling, postnatal </w:t>
      </w:r>
      <w:r>
        <w:rPr>
          <w:rFonts w:ascii="Times New Roman" w:eastAsia="Times New Roman" w:hAnsi="Times New Roman" w:cs="Times New Roman"/>
          <w:sz w:val="24"/>
          <w:szCs w:val="24"/>
          <w:highlight w:val="white"/>
        </w:rPr>
        <w:t xml:space="preserve">maternal stress, and household factors on language development in two-to four-year-old children. </w:t>
      </w:r>
      <w:r>
        <w:rPr>
          <w:rFonts w:ascii="Times New Roman" w:eastAsia="Times New Roman" w:hAnsi="Times New Roman" w:cs="Times New Roman"/>
          <w:i/>
          <w:sz w:val="24"/>
          <w:szCs w:val="24"/>
          <w:highlight w:val="white"/>
        </w:rPr>
        <w:t>Developmental Psychology</w:t>
      </w:r>
      <w:r>
        <w:rPr>
          <w:rFonts w:ascii="Times New Roman" w:hAnsi="Times New Roman"/>
          <w:i/>
          <w:sz w:val="24"/>
          <w:highlight w:val="white"/>
          <w:rPrChange w:id="606"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58</w:t>
      </w:r>
      <w:r>
        <w:rPr>
          <w:rFonts w:ascii="Times New Roman" w:eastAsia="Times New Roman" w:hAnsi="Times New Roman" w:cs="Times New Roman"/>
          <w:sz w:val="24"/>
          <w:szCs w:val="24"/>
          <w:highlight w:val="white"/>
        </w:rPr>
        <w:t>(11), 2096. https://doi.org/10.1037/</w:t>
      </w:r>
      <w:del w:id="607" w:author="Author" w:date="2025-01-23T08:42:00Z">
        <w:r>
          <w:rPr>
            <w:rFonts w:ascii="Times New Roman" w:eastAsia="Times New Roman" w:hAnsi="Times New Roman" w:cs="Times New Roman"/>
            <w:sz w:val="24"/>
            <w:szCs w:val="24"/>
            <w:highlight w:val="white"/>
          </w:rPr>
          <w:delText>dev0001395</w:delText>
        </w:r>
      </w:del>
      <w:ins w:id="608" w:author="Author" w:date="2025-01-23T08:42:00Z">
        <w:r>
          <w:rPr>
            <w:rFonts w:ascii="Times New Roman" w:eastAsia="Times New Roman" w:hAnsi="Times New Roman" w:cs="Times New Roman"/>
            <w:sz w:val="24"/>
            <w:szCs w:val="24"/>
            <w:highlight w:val="white"/>
          </w:rPr>
          <w:t>dev0001417</w:t>
        </w:r>
      </w:ins>
    </w:p>
    <w:p w14:paraId="46434614" w14:textId="6AB84A12" w:rsidR="00634943" w:rsidRDefault="004350FC">
      <w:pPr>
        <w:spacing w:before="120" w:after="240" w:line="480" w:lineRule="auto"/>
        <w:rPr>
          <w:ins w:id="609" w:author="Author" w:date="2025-01-23T08:42:00Z"/>
          <w:rFonts w:ascii="Times New Roman" w:eastAsia="Times New Roman" w:hAnsi="Times New Roman" w:cs="Times New Roman"/>
          <w:sz w:val="24"/>
          <w:szCs w:val="24"/>
          <w:highlight w:val="white"/>
        </w:rPr>
      </w:pPr>
      <w:ins w:id="610"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Havron, N., Ramus, F., </w:t>
      </w:r>
      <w:proofErr w:type="spellStart"/>
      <w:r>
        <w:rPr>
          <w:rFonts w:ascii="Times New Roman" w:eastAsia="Times New Roman" w:hAnsi="Times New Roman" w:cs="Times New Roman"/>
          <w:sz w:val="24"/>
          <w:szCs w:val="24"/>
          <w:highlight w:val="white"/>
        </w:rPr>
        <w:t>Heude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w:t>
      </w:r>
      <w:del w:id="611" w:author="Author" w:date="2025-01-23T08:42:00Z">
        <w:r>
          <w:rPr>
            <w:rFonts w:ascii="Times New Roman" w:eastAsia="Times New Roman" w:hAnsi="Times New Roman" w:cs="Times New Roman"/>
            <w:sz w:val="24"/>
            <w:szCs w:val="24"/>
            <w:highlight w:val="white"/>
          </w:rPr>
          <w:delText>&amp;</w:delText>
        </w:r>
      </w:del>
      <w:ins w:id="612" w:author="Author" w:date="2025-01-23T08:42:00Z">
        <w:r>
          <w:rPr>
            <w:rFonts w:ascii="Times New Roman" w:eastAsia="Times New Roman" w:hAnsi="Times New Roman" w:cs="Times New Roman"/>
            <w:sz w:val="24"/>
            <w:szCs w:val="24"/>
            <w:highlight w:val="white"/>
          </w:rPr>
          <w:t>&amp; EDEN Mother</w:t>
        </w:r>
        <w:r>
          <w:rPr>
            <w:rFonts w:ascii="Times New Roman" w:eastAsia="Times New Roman" w:hAnsi="Times New Roman" w:cs="Times New Roman"/>
            <w:sz w:val="24"/>
            <w:szCs w:val="24"/>
            <w:highlight w:val="white"/>
          </w:rPr>
          <w:t xml:space="preserve">-Child </w:t>
        </w:r>
      </w:ins>
    </w:p>
    <w:p w14:paraId="1DE43832" w14:textId="52B4392B" w:rsidR="00634943" w:rsidRDefault="004350FC">
      <w:pPr>
        <w:spacing w:before="120" w:after="240" w:line="480" w:lineRule="auto"/>
        <w:ind w:left="1440"/>
        <w:rPr>
          <w:rFonts w:ascii="Times New Roman" w:eastAsia="Times New Roman" w:hAnsi="Times New Roman" w:cs="Times New Roman"/>
          <w:sz w:val="24"/>
          <w:szCs w:val="24"/>
          <w:highlight w:val="white"/>
        </w:rPr>
        <w:pPrChange w:id="613" w:author="Author" w:date="2025-01-23T08:42:00Z">
          <w:pPr>
            <w:spacing w:before="120" w:after="240" w:line="480" w:lineRule="auto"/>
          </w:pPr>
        </w:pPrChange>
      </w:pPr>
      <w:ins w:id="614" w:author="Author" w:date="2025-01-23T08:42:00Z">
        <w:r>
          <w:rPr>
            <w:rFonts w:ascii="Times New Roman" w:eastAsia="Times New Roman" w:hAnsi="Times New Roman" w:cs="Times New Roman"/>
            <w:sz w:val="24"/>
            <w:szCs w:val="24"/>
            <w:highlight w:val="white"/>
          </w:rPr>
          <w:lastRenderedPageBreak/>
          <w:t>Cohort Study</w:t>
        </w:r>
      </w:ins>
      <w:r>
        <w:rPr>
          <w:rFonts w:ascii="Times New Roman" w:eastAsia="Times New Roman" w:hAnsi="Times New Roman" w:cs="Times New Roman"/>
          <w:sz w:val="24"/>
          <w:szCs w:val="24"/>
          <w:highlight w:val="white"/>
        </w:rPr>
        <w:t xml:space="preserve"> Group</w:t>
      </w:r>
      <w:del w:id="615" w:author="Author" w:date="2025-01-23T08:42:00Z">
        <w:r>
          <w:rPr>
            <w:rFonts w:ascii="Times New Roman" w:eastAsia="Times New Roman" w:hAnsi="Times New Roman" w:cs="Times New Roman"/>
            <w:sz w:val="24"/>
            <w:szCs w:val="24"/>
            <w:highlight w:val="white"/>
          </w:rPr>
          <w:delText>, E. M.-C. C. S</w:delText>
        </w:r>
      </w:del>
      <w:r>
        <w:rPr>
          <w:rFonts w:ascii="Times New Roman" w:eastAsia="Times New Roman" w:hAnsi="Times New Roman" w:cs="Times New Roman"/>
          <w:sz w:val="24"/>
          <w:szCs w:val="24"/>
          <w:highlight w:val="white"/>
        </w:rPr>
        <w:t xml:space="preserve">. (2019). The effect of older siblings on language development as a function of age difference and sex. </w:t>
      </w:r>
      <w:r>
        <w:rPr>
          <w:rFonts w:ascii="Times New Roman" w:eastAsia="Times New Roman" w:hAnsi="Times New Roman" w:cs="Times New Roman"/>
          <w:i/>
          <w:sz w:val="24"/>
          <w:szCs w:val="24"/>
          <w:highlight w:val="white"/>
        </w:rPr>
        <w:t>Psychological Science</w:t>
      </w:r>
      <w:r>
        <w:rPr>
          <w:rFonts w:ascii="Times New Roman" w:hAnsi="Times New Roman"/>
          <w:i/>
          <w:sz w:val="24"/>
          <w:highlight w:val="white"/>
          <w:rPrChange w:id="616"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30</w:t>
      </w:r>
      <w:r>
        <w:rPr>
          <w:rFonts w:ascii="Times New Roman" w:eastAsia="Times New Roman" w:hAnsi="Times New Roman" w:cs="Times New Roman"/>
          <w:sz w:val="24"/>
          <w:szCs w:val="24"/>
          <w:highlight w:val="white"/>
        </w:rPr>
        <w:t>(9), 1333</w:t>
      </w:r>
      <w:del w:id="617" w:author="Author" w:date="2025-01-23T08:42:00Z">
        <w:r>
          <w:rPr>
            <w:rFonts w:ascii="Times New Roman" w:eastAsia="Times New Roman" w:hAnsi="Times New Roman" w:cs="Times New Roman"/>
            <w:sz w:val="24"/>
            <w:szCs w:val="24"/>
            <w:highlight w:val="white"/>
          </w:rPr>
          <w:delText>–</w:delText>
        </w:r>
      </w:del>
      <w:ins w:id="618"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1343. https://doi.org/10.1177/0956797619861436</w:t>
      </w:r>
    </w:p>
    <w:p w14:paraId="574CA237" w14:textId="77777777" w:rsidR="00634943" w:rsidRDefault="004350FC">
      <w:pPr>
        <w:spacing w:before="120" w:after="240" w:line="480" w:lineRule="auto"/>
        <w:rPr>
          <w:ins w:id="619" w:author="Author" w:date="2025-01-23T08:42:00Z"/>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Henrich, J., Heine, S. J., &amp; </w:t>
      </w:r>
      <w:proofErr w:type="spellStart"/>
      <w:r>
        <w:rPr>
          <w:rFonts w:ascii="Times New Roman" w:eastAsia="Times New Roman" w:hAnsi="Times New Roman" w:cs="Times New Roman"/>
          <w:sz w:val="24"/>
          <w:szCs w:val="24"/>
          <w:highlight w:val="white"/>
        </w:rPr>
        <w:t>Norenzayan</w:t>
      </w:r>
      <w:proofErr w:type="spellEnd"/>
      <w:r>
        <w:rPr>
          <w:rFonts w:ascii="Times New Roman" w:eastAsia="Times New Roman" w:hAnsi="Times New Roman" w:cs="Times New Roman"/>
          <w:sz w:val="24"/>
          <w:szCs w:val="24"/>
          <w:highlight w:val="white"/>
        </w:rPr>
        <w:t xml:space="preserve">, A. </w:t>
      </w:r>
      <w:r>
        <w:rPr>
          <w:rFonts w:ascii="Times New Roman" w:eastAsia="Times New Roman" w:hAnsi="Times New Roman" w:cs="Times New Roman"/>
          <w:sz w:val="24"/>
          <w:szCs w:val="24"/>
          <w:highlight w:val="white"/>
        </w:rPr>
        <w:t xml:space="preserve">(2010). Most people are not WEIRD. </w:t>
      </w:r>
      <w:r>
        <w:rPr>
          <w:rFonts w:ascii="Times New Roman" w:eastAsia="Times New Roman" w:hAnsi="Times New Roman" w:cs="Times New Roman"/>
          <w:i/>
          <w:sz w:val="24"/>
          <w:szCs w:val="24"/>
          <w:highlight w:val="white"/>
        </w:rPr>
        <w:t>Nature</w:t>
      </w:r>
      <w:r>
        <w:rPr>
          <w:rFonts w:ascii="Times New Roman" w:hAnsi="Times New Roman"/>
          <w:i/>
          <w:sz w:val="24"/>
          <w:highlight w:val="white"/>
          <w:rPrChange w:id="620" w:author="Author" w:date="2025-01-23T08:42:00Z">
            <w:rPr>
              <w:rFonts w:ascii="Times New Roman" w:hAnsi="Times New Roman"/>
              <w:sz w:val="24"/>
              <w:highlight w:val="white"/>
            </w:rPr>
          </w:rPrChange>
        </w:rPr>
        <w:t xml:space="preserve">, </w:t>
      </w:r>
    </w:p>
    <w:p w14:paraId="31F7FFD5"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621" w:author="Author" w:date="2025-01-23T08:42:00Z">
          <w:pPr>
            <w:spacing w:before="120" w:after="240" w:line="480" w:lineRule="auto"/>
          </w:pPr>
        </w:pPrChange>
      </w:pPr>
      <w:r>
        <w:rPr>
          <w:rFonts w:ascii="Times New Roman" w:eastAsia="Times New Roman" w:hAnsi="Times New Roman" w:cs="Times New Roman"/>
          <w:i/>
          <w:sz w:val="24"/>
          <w:szCs w:val="24"/>
          <w:highlight w:val="white"/>
        </w:rPr>
        <w:t>466</w:t>
      </w:r>
      <w:r>
        <w:rPr>
          <w:rFonts w:ascii="Times New Roman" w:eastAsia="Times New Roman" w:hAnsi="Times New Roman" w:cs="Times New Roman"/>
          <w:sz w:val="24"/>
          <w:szCs w:val="24"/>
          <w:highlight w:val="white"/>
        </w:rPr>
        <w:t>(7302), 29. https://doi.org/10.1038/466029a</w:t>
      </w:r>
    </w:p>
    <w:p w14:paraId="121E5EC8" w14:textId="65E00AED" w:rsidR="00634943" w:rsidRDefault="004350FC">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Hoff, E. (2003). The specificity of environmental influence: Socioeconomic status affects early </w:t>
      </w:r>
      <w:moveFromRangeStart w:id="622" w:author="Author" w:date="2025-01-23T08:42:00Z" w:name="move188514172"/>
      <w:moveFrom w:id="623" w:author="Author" w:date="2025-01-23T08:42:00Z">
        <w:r>
          <w:rPr>
            <w:rFonts w:ascii="Times New Roman" w:eastAsia="Times New Roman" w:hAnsi="Times New Roman" w:cs="Times New Roman"/>
            <w:sz w:val="24"/>
            <w:szCs w:val="24"/>
            <w:highlight w:val="white"/>
          </w:rPr>
          <w:t xml:space="preserve">vocabulary development via maternal speech. </w:t>
        </w:r>
      </w:moveFrom>
      <w:moveFromRangeEnd w:id="622"/>
      <w:del w:id="624" w:author="Author" w:date="2025-01-23T08:42:00Z">
        <w:r>
          <w:rPr>
            <w:rFonts w:ascii="Times New Roman" w:eastAsia="Times New Roman" w:hAnsi="Times New Roman" w:cs="Times New Roman"/>
            <w:i/>
            <w:sz w:val="24"/>
            <w:szCs w:val="24"/>
            <w:highlight w:val="white"/>
          </w:rPr>
          <w:delText>Child Development</w:delText>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i/>
            <w:sz w:val="24"/>
            <w:szCs w:val="24"/>
            <w:highlight w:val="white"/>
          </w:rPr>
          <w:delText>74</w:delText>
        </w:r>
        <w:r>
          <w:rPr>
            <w:rFonts w:ascii="Times New Roman" w:eastAsia="Times New Roman" w:hAnsi="Times New Roman" w:cs="Times New Roman"/>
            <w:sz w:val="24"/>
            <w:szCs w:val="24"/>
            <w:highlight w:val="white"/>
          </w:rPr>
          <w:delText xml:space="preserve">(5), 1368–1378. </w:delText>
        </w:r>
      </w:del>
      <w:moveFromRangeStart w:id="625" w:author="Author" w:date="2025-01-23T08:42:00Z" w:name="move188514173"/>
      <w:moveFrom w:id="626" w:author="Author" w:date="2025-01-23T08:42:00Z">
        <w:r>
          <w:rPr>
            <w:rFonts w:ascii="Times New Roman" w:eastAsia="Times New Roman" w:hAnsi="Times New Roman" w:cs="Times New Roman"/>
            <w:sz w:val="24"/>
            <w:szCs w:val="24"/>
            <w:highlight w:val="white"/>
          </w:rPr>
          <w:t>https://doi.org/10.1111/1467-8624.00612</w:t>
        </w:r>
      </w:moveFrom>
      <w:moveFromRangeEnd w:id="625"/>
    </w:p>
    <w:p w14:paraId="3226CE50" w14:textId="77777777" w:rsidR="00634943" w:rsidRDefault="004350FC">
      <w:pPr>
        <w:spacing w:before="120" w:after="240" w:line="480" w:lineRule="auto"/>
        <w:ind w:firstLine="720"/>
        <w:rPr>
          <w:ins w:id="627" w:author="Author" w:date="2025-01-23T08:42:00Z"/>
          <w:rFonts w:ascii="Times New Roman" w:eastAsia="Times New Roman" w:hAnsi="Times New Roman" w:cs="Times New Roman"/>
          <w:sz w:val="24"/>
          <w:szCs w:val="24"/>
          <w:highlight w:val="white"/>
        </w:rPr>
      </w:pPr>
      <w:moveToRangeStart w:id="628" w:author="Author" w:date="2025-01-23T08:42:00Z" w:name="move188514172"/>
      <w:moveTo w:id="629" w:author="Author" w:date="2025-01-23T08:42:00Z">
        <w:r>
          <w:rPr>
            <w:rFonts w:ascii="Times New Roman" w:eastAsia="Times New Roman" w:hAnsi="Times New Roman" w:cs="Times New Roman"/>
            <w:sz w:val="24"/>
            <w:szCs w:val="24"/>
            <w:highlight w:val="white"/>
          </w:rPr>
          <w:t xml:space="preserve">vocabulary development via maternal speech. </w:t>
        </w:r>
      </w:moveTo>
      <w:moveToRangeEnd w:id="628"/>
      <w:ins w:id="630" w:author="Author" w:date="2025-01-23T08:42:00Z">
        <w:r>
          <w:rPr>
            <w:rFonts w:ascii="Times New Roman" w:eastAsia="Times New Roman" w:hAnsi="Times New Roman" w:cs="Times New Roman"/>
            <w:i/>
            <w:sz w:val="24"/>
            <w:szCs w:val="24"/>
            <w:highlight w:val="white"/>
          </w:rPr>
          <w:t>Child Development, 74</w:t>
        </w:r>
        <w:r>
          <w:rPr>
            <w:rFonts w:ascii="Times New Roman" w:eastAsia="Times New Roman" w:hAnsi="Times New Roman" w:cs="Times New Roman"/>
            <w:sz w:val="24"/>
            <w:szCs w:val="24"/>
            <w:highlight w:val="white"/>
          </w:rPr>
          <w:t>(5), 1368-1378.</w:t>
        </w:r>
      </w:ins>
    </w:p>
    <w:p w14:paraId="15C59A9F" w14:textId="77777777" w:rsidR="00634943" w:rsidRDefault="004350FC">
      <w:pPr>
        <w:spacing w:before="120" w:after="240" w:line="480" w:lineRule="auto"/>
        <w:ind w:firstLine="720"/>
        <w:rPr>
          <w:ins w:id="631" w:author="Author" w:date="2025-01-23T08:42:00Z"/>
          <w:rFonts w:ascii="Times New Roman" w:eastAsia="Times New Roman" w:hAnsi="Times New Roman" w:cs="Times New Roman"/>
          <w:sz w:val="24"/>
          <w:szCs w:val="24"/>
          <w:highlight w:val="white"/>
        </w:rPr>
      </w:pPr>
      <w:moveToRangeStart w:id="632" w:author="Author" w:date="2025-01-23T08:42:00Z" w:name="move188514173"/>
      <w:moveTo w:id="633" w:author="Author" w:date="2025-01-23T08:42:00Z">
        <w:r>
          <w:rPr>
            <w:rFonts w:ascii="Times New Roman" w:eastAsia="Times New Roman" w:hAnsi="Times New Roman" w:cs="Times New Roman"/>
            <w:sz w:val="24"/>
            <w:szCs w:val="24"/>
            <w:highlight w:val="white"/>
          </w:rPr>
          <w:t>https://doi.org/10.1111/1467-8624.00612</w:t>
        </w:r>
      </w:moveTo>
      <w:moveToRangeEnd w:id="632"/>
    </w:p>
    <w:p w14:paraId="58C98B25" w14:textId="77777777" w:rsidR="00634943" w:rsidRDefault="004350FC">
      <w:pPr>
        <w:spacing w:before="120" w:after="240" w:line="480" w:lineRule="auto"/>
        <w:rPr>
          <w:ins w:id="634" w:author="Author" w:date="2025-01-23T08:42:00Z"/>
          <w:rFonts w:ascii="Times New Roman" w:eastAsia="Times New Roman" w:hAnsi="Times New Roman" w:cs="Times New Roman"/>
          <w:sz w:val="24"/>
          <w:szCs w:val="24"/>
          <w:highlight w:val="white"/>
        </w:rPr>
      </w:pPr>
      <w:ins w:id="635"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Hoff, E. (2014). Causes and consequences of SES-related differences in parent-to-child speech. </w:t>
      </w:r>
    </w:p>
    <w:p w14:paraId="46EBEBEC" w14:textId="5F10057B" w:rsidR="00634943" w:rsidRDefault="004350FC">
      <w:pPr>
        <w:spacing w:before="120" w:after="240" w:line="480" w:lineRule="auto"/>
        <w:ind w:left="720"/>
        <w:rPr>
          <w:rFonts w:ascii="Times New Roman" w:eastAsia="Times New Roman" w:hAnsi="Times New Roman" w:cs="Times New Roman"/>
          <w:sz w:val="24"/>
          <w:szCs w:val="24"/>
          <w:highlight w:val="white"/>
        </w:rPr>
        <w:pPrChange w:id="636"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In M. H. Bornstein &amp; R. H. Bradley (Eds.), </w:t>
      </w:r>
      <w:r>
        <w:rPr>
          <w:rFonts w:ascii="Times New Roman" w:eastAsia="Times New Roman" w:hAnsi="Times New Roman" w:cs="Times New Roman"/>
          <w:i/>
          <w:sz w:val="24"/>
          <w:szCs w:val="24"/>
          <w:highlight w:val="white"/>
        </w:rPr>
        <w:t>Socioeconomic status, parenting, and child development</w:t>
      </w:r>
      <w:r>
        <w:rPr>
          <w:rFonts w:ascii="Times New Roman" w:eastAsia="Times New Roman" w:hAnsi="Times New Roman" w:cs="Times New Roman"/>
          <w:sz w:val="24"/>
          <w:szCs w:val="24"/>
          <w:highlight w:val="white"/>
        </w:rPr>
        <w:t xml:space="preserve"> (pp. </w:t>
      </w:r>
      <w:r>
        <w:rPr>
          <w:rFonts w:ascii="Times New Roman" w:eastAsia="Times New Roman" w:hAnsi="Times New Roman" w:cs="Times New Roman"/>
          <w:sz w:val="24"/>
          <w:szCs w:val="24"/>
          <w:highlight w:val="white"/>
        </w:rPr>
        <w:t>147</w:t>
      </w:r>
      <w:del w:id="637" w:author="Author" w:date="2025-01-23T08:42:00Z">
        <w:r>
          <w:rPr>
            <w:rFonts w:ascii="Times New Roman" w:eastAsia="Times New Roman" w:hAnsi="Times New Roman" w:cs="Times New Roman"/>
            <w:sz w:val="24"/>
            <w:szCs w:val="24"/>
            <w:highlight w:val="white"/>
          </w:rPr>
          <w:delText>–</w:delText>
        </w:r>
      </w:del>
      <w:ins w:id="638"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160). Routledge.</w:t>
      </w:r>
    </w:p>
    <w:p w14:paraId="63C6A2A3" w14:textId="04AF224B" w:rsidR="00634943" w:rsidRDefault="004350FC">
      <w:pPr>
        <w:spacing w:before="120" w:after="240" w:line="480" w:lineRule="auto"/>
        <w:rPr>
          <w:ins w:id="639" w:author="Author" w:date="2025-01-23T08:42:00Z"/>
          <w:rFonts w:ascii="Times New Roman" w:eastAsia="Times New Roman" w:hAnsi="Times New Roman" w:cs="Times New Roman"/>
          <w:sz w:val="24"/>
          <w:szCs w:val="24"/>
          <w:highlight w:val="white"/>
        </w:rPr>
      </w:pPr>
      <w:ins w:id="640"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Hoff-Ginsberg, E. (1990). Maternal speech and the </w:t>
      </w:r>
      <w:del w:id="641" w:author="Author" w:date="2025-01-23T08:42:00Z">
        <w:r>
          <w:rPr>
            <w:rFonts w:ascii="Times New Roman" w:eastAsia="Times New Roman" w:hAnsi="Times New Roman" w:cs="Times New Roman"/>
            <w:sz w:val="24"/>
            <w:szCs w:val="24"/>
            <w:highlight w:val="white"/>
          </w:rPr>
          <w:delText>child’s</w:delText>
        </w:r>
      </w:del>
      <w:ins w:id="642" w:author="Author" w:date="2025-01-23T08:42:00Z">
        <w:r>
          <w:rPr>
            <w:rFonts w:ascii="Times New Roman" w:eastAsia="Times New Roman" w:hAnsi="Times New Roman" w:cs="Times New Roman"/>
            <w:sz w:val="24"/>
            <w:szCs w:val="24"/>
            <w:highlight w:val="white"/>
          </w:rPr>
          <w:t>child's</w:t>
        </w:r>
      </w:ins>
      <w:r>
        <w:rPr>
          <w:rFonts w:ascii="Times New Roman" w:eastAsia="Times New Roman" w:hAnsi="Times New Roman" w:cs="Times New Roman"/>
          <w:sz w:val="24"/>
          <w:szCs w:val="24"/>
          <w:highlight w:val="white"/>
        </w:rPr>
        <w:t xml:space="preserve"> development of syntax: A further </w:t>
      </w:r>
    </w:p>
    <w:p w14:paraId="565A2240" w14:textId="584FEA4B" w:rsidR="00634943" w:rsidRDefault="004350FC">
      <w:pPr>
        <w:spacing w:before="120" w:after="240" w:line="480" w:lineRule="auto"/>
        <w:ind w:left="720"/>
        <w:rPr>
          <w:rFonts w:ascii="Times New Roman" w:eastAsia="Times New Roman" w:hAnsi="Times New Roman" w:cs="Times New Roman"/>
          <w:sz w:val="24"/>
          <w:szCs w:val="24"/>
          <w:highlight w:val="white"/>
        </w:rPr>
        <w:pPrChange w:id="643"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look. </w:t>
      </w:r>
      <w:r>
        <w:rPr>
          <w:rFonts w:ascii="Times New Roman" w:eastAsia="Times New Roman" w:hAnsi="Times New Roman" w:cs="Times New Roman"/>
          <w:i/>
          <w:sz w:val="24"/>
          <w:szCs w:val="24"/>
          <w:highlight w:val="white"/>
        </w:rPr>
        <w:t>Journal of Child Language</w:t>
      </w:r>
      <w:r>
        <w:rPr>
          <w:rFonts w:ascii="Times New Roman" w:hAnsi="Times New Roman"/>
          <w:i/>
          <w:sz w:val="24"/>
          <w:highlight w:val="white"/>
          <w:rPrChange w:id="644"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17</w:t>
      </w:r>
      <w:r>
        <w:rPr>
          <w:rFonts w:ascii="Times New Roman" w:eastAsia="Times New Roman" w:hAnsi="Times New Roman" w:cs="Times New Roman"/>
          <w:sz w:val="24"/>
          <w:szCs w:val="24"/>
          <w:highlight w:val="white"/>
        </w:rPr>
        <w:t>(1), 85</w:t>
      </w:r>
      <w:del w:id="645" w:author="Author" w:date="2025-01-23T08:42:00Z">
        <w:r>
          <w:rPr>
            <w:rFonts w:ascii="Times New Roman" w:eastAsia="Times New Roman" w:hAnsi="Times New Roman" w:cs="Times New Roman"/>
            <w:sz w:val="24"/>
            <w:szCs w:val="24"/>
            <w:highlight w:val="white"/>
          </w:rPr>
          <w:delText>–</w:delText>
        </w:r>
      </w:del>
      <w:ins w:id="646"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99. https://doi.org/10.1017/</w:t>
      </w:r>
      <w:del w:id="647" w:author="Author" w:date="2025-01-23T08:42:00Z">
        <w:r>
          <w:rPr>
            <w:rFonts w:ascii="Times New Roman" w:eastAsia="Times New Roman" w:hAnsi="Times New Roman" w:cs="Times New Roman"/>
            <w:sz w:val="24"/>
            <w:szCs w:val="24"/>
            <w:highlight w:val="white"/>
          </w:rPr>
          <w:delText>S0305000900013091</w:delText>
        </w:r>
      </w:del>
      <w:ins w:id="648" w:author="Author" w:date="2025-01-23T08:42:00Z">
        <w:r>
          <w:rPr>
            <w:rFonts w:ascii="Times New Roman" w:eastAsia="Times New Roman" w:hAnsi="Times New Roman" w:cs="Times New Roman"/>
            <w:sz w:val="24"/>
            <w:szCs w:val="24"/>
            <w:highlight w:val="white"/>
          </w:rPr>
          <w:t>S0305000900013118</w:t>
        </w:r>
      </w:ins>
    </w:p>
    <w:p w14:paraId="5AE0E5B0" w14:textId="77777777" w:rsidR="00634943" w:rsidRDefault="004350FC">
      <w:pPr>
        <w:spacing w:before="120" w:after="240" w:line="480" w:lineRule="auto"/>
        <w:rPr>
          <w:ins w:id="649"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Hoff-Ginsberg, E., &amp; Krueger, W. M. (1991). Older sib</w:t>
      </w:r>
      <w:r>
        <w:rPr>
          <w:rFonts w:ascii="Times New Roman" w:eastAsia="Times New Roman" w:hAnsi="Times New Roman" w:cs="Times New Roman"/>
          <w:sz w:val="24"/>
          <w:szCs w:val="24"/>
          <w:highlight w:val="white"/>
        </w:rPr>
        <w:t xml:space="preserve">lings as conversational partners. </w:t>
      </w:r>
    </w:p>
    <w:p w14:paraId="00D8751F" w14:textId="0CDC12F2"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650" w:author="Author" w:date="2025-01-23T08:42:00Z">
          <w:pPr>
            <w:spacing w:before="120" w:after="240" w:line="480" w:lineRule="auto"/>
          </w:pPr>
        </w:pPrChange>
      </w:pPr>
      <w:r>
        <w:rPr>
          <w:rFonts w:ascii="Times New Roman" w:eastAsia="Times New Roman" w:hAnsi="Times New Roman" w:cs="Times New Roman"/>
          <w:i/>
          <w:sz w:val="24"/>
          <w:szCs w:val="24"/>
          <w:highlight w:val="white"/>
        </w:rPr>
        <w:t>Merrill-Palmer Quarterly</w:t>
      </w:r>
      <w:r>
        <w:rPr>
          <w:rFonts w:ascii="Times New Roman" w:hAnsi="Times New Roman"/>
          <w:i/>
          <w:sz w:val="24"/>
          <w:highlight w:val="white"/>
          <w:rPrChange w:id="651"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37</w:t>
      </w:r>
      <w:r>
        <w:rPr>
          <w:rFonts w:ascii="Times New Roman" w:eastAsia="Times New Roman" w:hAnsi="Times New Roman" w:cs="Times New Roman"/>
          <w:sz w:val="24"/>
          <w:szCs w:val="24"/>
          <w:highlight w:val="white"/>
        </w:rPr>
        <w:t>(3), 465</w:t>
      </w:r>
      <w:del w:id="652" w:author="Author" w:date="2025-01-23T08:42:00Z">
        <w:r>
          <w:rPr>
            <w:rFonts w:ascii="Times New Roman" w:eastAsia="Times New Roman" w:hAnsi="Times New Roman" w:cs="Times New Roman"/>
            <w:sz w:val="24"/>
            <w:szCs w:val="24"/>
            <w:highlight w:val="white"/>
          </w:rPr>
          <w:delText>–</w:delText>
        </w:r>
      </w:del>
      <w:ins w:id="653"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482.</w:t>
      </w:r>
    </w:p>
    <w:p w14:paraId="0B11D41F" w14:textId="71CF7D44" w:rsidR="00634943" w:rsidRDefault="004350FC">
      <w:pPr>
        <w:spacing w:before="120" w:after="240" w:line="480" w:lineRule="auto"/>
        <w:rPr>
          <w:rFonts w:ascii="Times New Roman" w:eastAsia="Times New Roman" w:hAnsi="Times New Roman" w:cs="Times New Roman"/>
          <w:sz w:val="24"/>
          <w:szCs w:val="24"/>
          <w:highlight w:val="white"/>
        </w:rPr>
        <w:pPrChange w:id="654" w:author="Author" w:date="2025-01-23T08:42:00Z">
          <w:pPr>
            <w:spacing w:before="240" w:after="240" w:line="480" w:lineRule="auto"/>
          </w:pPr>
        </w:pPrChange>
      </w:pPr>
      <w:r>
        <w:rPr>
          <w:rFonts w:ascii="Times New Roman" w:eastAsia="Times New Roman" w:hAnsi="Times New Roman" w:cs="Times New Roman"/>
          <w:sz w:val="24"/>
          <w:szCs w:val="24"/>
          <w:highlight w:val="white"/>
        </w:rPr>
        <w:lastRenderedPageBreak/>
        <w:t xml:space="preserve">Hollingshead, A. B. (1975). </w:t>
      </w:r>
      <w:r>
        <w:rPr>
          <w:rFonts w:ascii="Times New Roman" w:eastAsia="Times New Roman" w:hAnsi="Times New Roman" w:cs="Times New Roman"/>
          <w:i/>
          <w:sz w:val="24"/>
          <w:szCs w:val="24"/>
          <w:highlight w:val="white"/>
        </w:rPr>
        <w:t xml:space="preserve">Four-factor index of social status. </w:t>
      </w:r>
      <w:r>
        <w:rPr>
          <w:rFonts w:ascii="Times New Roman" w:eastAsia="Times New Roman" w:hAnsi="Times New Roman" w:cs="Times New Roman"/>
          <w:sz w:val="24"/>
          <w:szCs w:val="24"/>
          <w:highlight w:val="white"/>
        </w:rPr>
        <w:t xml:space="preserve">New Haven, CT: </w:t>
      </w:r>
      <w:del w:id="655" w:author="Author" w:date="2025-01-23T08:42:00Z">
        <w:r>
          <w:rPr>
            <w:rFonts w:ascii="Times New Roman" w:eastAsia="Times New Roman" w:hAnsi="Times New Roman" w:cs="Times New Roman"/>
            <w:sz w:val="24"/>
            <w:szCs w:val="24"/>
            <w:highlight w:val="white"/>
          </w:rPr>
          <w:delText>YaleUniversity</w:delText>
        </w:r>
      </w:del>
      <w:ins w:id="656" w:author="Author" w:date="2025-01-23T08:42:00Z">
        <w:r>
          <w:rPr>
            <w:rFonts w:ascii="Times New Roman" w:eastAsia="Times New Roman" w:hAnsi="Times New Roman" w:cs="Times New Roman"/>
            <w:sz w:val="24"/>
            <w:szCs w:val="24"/>
            <w:highlight w:val="white"/>
          </w:rPr>
          <w:t>Yale University</w:t>
        </w:r>
      </w:ins>
      <w:r>
        <w:rPr>
          <w:rFonts w:ascii="Times New Roman" w:eastAsia="Times New Roman" w:hAnsi="Times New Roman" w:cs="Times New Roman"/>
          <w:sz w:val="24"/>
          <w:szCs w:val="24"/>
          <w:highlight w:val="white"/>
        </w:rPr>
        <w:t xml:space="preserve">. </w:t>
      </w:r>
    </w:p>
    <w:p w14:paraId="46036308" w14:textId="4005921D" w:rsidR="00634943" w:rsidRDefault="004350FC">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Höhle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Bijeljac-Babic</w:t>
      </w:r>
      <w:proofErr w:type="spellEnd"/>
      <w:r>
        <w:rPr>
          <w:rFonts w:ascii="Times New Roman" w:eastAsia="Times New Roman" w:hAnsi="Times New Roman" w:cs="Times New Roman"/>
          <w:sz w:val="24"/>
          <w:szCs w:val="24"/>
          <w:highlight w:val="white"/>
        </w:rPr>
        <w:t xml:space="preserve">, R., &amp; </w:t>
      </w:r>
      <w:proofErr w:type="spellStart"/>
      <w:r>
        <w:rPr>
          <w:rFonts w:ascii="Times New Roman" w:eastAsia="Times New Roman" w:hAnsi="Times New Roman" w:cs="Times New Roman"/>
          <w:sz w:val="24"/>
          <w:szCs w:val="24"/>
          <w:highlight w:val="white"/>
        </w:rPr>
        <w:t>Nazzi</w:t>
      </w:r>
      <w:proofErr w:type="spellEnd"/>
      <w:r>
        <w:rPr>
          <w:rFonts w:ascii="Times New Roman" w:eastAsia="Times New Roman" w:hAnsi="Times New Roman" w:cs="Times New Roman"/>
          <w:sz w:val="24"/>
          <w:szCs w:val="24"/>
          <w:highlight w:val="white"/>
        </w:rPr>
        <w:t>, T. (2020). Variability and stability in ea</w:t>
      </w:r>
      <w:r>
        <w:rPr>
          <w:rFonts w:ascii="Times New Roman" w:eastAsia="Times New Roman" w:hAnsi="Times New Roman" w:cs="Times New Roman"/>
          <w:sz w:val="24"/>
          <w:szCs w:val="24"/>
          <w:highlight w:val="white"/>
        </w:rPr>
        <w:t xml:space="preserve">rly language </w:t>
      </w:r>
      <w:del w:id="657" w:author="Author" w:date="2025-01-23T08:42:00Z">
        <w:r>
          <w:rPr>
            <w:rFonts w:ascii="Times New Roman" w:eastAsia="Times New Roman" w:hAnsi="Times New Roman" w:cs="Times New Roman"/>
            <w:sz w:val="24"/>
            <w:szCs w:val="24"/>
            <w:highlight w:val="white"/>
          </w:rPr>
          <w:delText xml:space="preserve">acquisition: Comparing monolingual and bilingual infants’ speech perception and word recognition. </w:delText>
        </w:r>
        <w:r>
          <w:rPr>
            <w:rFonts w:ascii="Times New Roman" w:eastAsia="Times New Roman" w:hAnsi="Times New Roman" w:cs="Times New Roman"/>
            <w:i/>
            <w:sz w:val="24"/>
            <w:szCs w:val="24"/>
            <w:highlight w:val="white"/>
          </w:rPr>
          <w:delText>Bilingualism: Language and Cognition</w:delText>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i/>
            <w:sz w:val="24"/>
            <w:szCs w:val="24"/>
            <w:highlight w:val="white"/>
          </w:rPr>
          <w:delText>23</w:delText>
        </w:r>
        <w:r>
          <w:rPr>
            <w:rFonts w:ascii="Times New Roman" w:eastAsia="Times New Roman" w:hAnsi="Times New Roman" w:cs="Times New Roman"/>
            <w:sz w:val="24"/>
            <w:szCs w:val="24"/>
            <w:highlight w:val="white"/>
          </w:rPr>
          <w:delText>(</w:delText>
        </w:r>
        <w:r>
          <w:rPr>
            <w:rFonts w:ascii="Times New Roman" w:eastAsia="Times New Roman" w:hAnsi="Times New Roman" w:cs="Times New Roman"/>
            <w:sz w:val="24"/>
            <w:szCs w:val="24"/>
            <w:highlight w:val="white"/>
          </w:rPr>
          <w:delText xml:space="preserve">1), 56–71. </w:delText>
        </w:r>
        <w:r>
          <w:fldChar w:fldCharType="begin"/>
        </w:r>
        <w:r>
          <w:delInstrText xml:space="preserve"> HYPERLINK "https://doi.org/10.1017/S1366728919000422" \h </w:delInstrText>
        </w:r>
        <w:r>
          <w:fldChar w:fldCharType="separate"/>
        </w:r>
        <w:r>
          <w:rPr>
            <w:rFonts w:ascii="Times New Roman" w:eastAsia="Times New Roman" w:hAnsi="Times New Roman" w:cs="Times New Roman"/>
            <w:color w:val="1155CC"/>
            <w:sz w:val="24"/>
            <w:szCs w:val="24"/>
            <w:highlight w:val="white"/>
            <w:u w:val="single"/>
          </w:rPr>
          <w:delText>https://doi.org/10.1017/S1366728919000422</w:delText>
        </w:r>
        <w:r>
          <w:rPr>
            <w:rFonts w:ascii="Times New Roman" w:eastAsia="Times New Roman" w:hAnsi="Times New Roman" w:cs="Times New Roman"/>
            <w:color w:val="1155CC"/>
            <w:sz w:val="24"/>
            <w:szCs w:val="24"/>
            <w:highlight w:val="white"/>
            <w:u w:val="single"/>
          </w:rPr>
          <w:fldChar w:fldCharType="end"/>
        </w:r>
      </w:del>
    </w:p>
    <w:p w14:paraId="0AFB10F9" w14:textId="77777777" w:rsidR="00634943" w:rsidRDefault="004350FC">
      <w:pPr>
        <w:spacing w:before="120" w:after="240" w:line="480" w:lineRule="auto"/>
        <w:ind w:left="720"/>
        <w:rPr>
          <w:ins w:id="658" w:author="Author" w:date="2025-01-23T08:42:00Z"/>
          <w:rFonts w:ascii="Times New Roman" w:eastAsia="Times New Roman" w:hAnsi="Times New Roman" w:cs="Times New Roman"/>
          <w:sz w:val="24"/>
          <w:szCs w:val="24"/>
          <w:highlight w:val="white"/>
        </w:rPr>
      </w:pPr>
      <w:ins w:id="659" w:author="Author" w:date="2025-01-23T08:42:00Z">
        <w:r>
          <w:rPr>
            <w:rFonts w:ascii="Times New Roman" w:eastAsia="Times New Roman" w:hAnsi="Times New Roman" w:cs="Times New Roman"/>
            <w:sz w:val="24"/>
            <w:szCs w:val="24"/>
            <w:highlight w:val="white"/>
          </w:rPr>
          <w:t xml:space="preserve">acquisition: Comparing monolingual and bilingual infants' speech perception and word recognition. </w:t>
        </w:r>
        <w:r>
          <w:rPr>
            <w:rFonts w:ascii="Times New Roman" w:eastAsia="Times New Roman" w:hAnsi="Times New Roman" w:cs="Times New Roman"/>
            <w:i/>
            <w:sz w:val="24"/>
            <w:szCs w:val="24"/>
            <w:highlight w:val="white"/>
          </w:rPr>
          <w:t>Bilingualism: Language and Cognition, 23</w:t>
        </w:r>
        <w:r>
          <w:rPr>
            <w:rFonts w:ascii="Times New Roman" w:eastAsia="Times New Roman" w:hAnsi="Times New Roman" w:cs="Times New Roman"/>
            <w:sz w:val="24"/>
            <w:szCs w:val="24"/>
            <w:highlight w:val="white"/>
          </w:rPr>
          <w:t>(1), 56-71.</w:t>
        </w:r>
      </w:ins>
    </w:p>
    <w:p w14:paraId="5CC6E132" w14:textId="77777777" w:rsidR="00634943" w:rsidRDefault="004350FC">
      <w:pPr>
        <w:spacing w:before="120" w:after="240" w:line="480" w:lineRule="auto"/>
        <w:ind w:firstLine="720"/>
        <w:rPr>
          <w:ins w:id="660" w:author="Author" w:date="2025-01-23T08:42:00Z"/>
          <w:rFonts w:ascii="Times New Roman" w:eastAsia="Times New Roman" w:hAnsi="Times New Roman" w:cs="Times New Roman"/>
          <w:sz w:val="24"/>
          <w:szCs w:val="24"/>
          <w:highlight w:val="white"/>
        </w:rPr>
      </w:pPr>
      <w:ins w:id="661" w:author="Author" w:date="2025-01-23T08:42:00Z">
        <w:r>
          <w:rPr>
            <w:rFonts w:ascii="Times New Roman" w:eastAsia="Times New Roman" w:hAnsi="Times New Roman" w:cs="Times New Roman"/>
            <w:sz w:val="24"/>
            <w:szCs w:val="24"/>
            <w:highlight w:val="white"/>
          </w:rPr>
          <w:t>https://doi.org/10.1017/S1366728919000348</w:t>
        </w:r>
      </w:ins>
    </w:p>
    <w:p w14:paraId="54BA129B" w14:textId="77777777" w:rsidR="00634943" w:rsidRDefault="004350FC">
      <w:pPr>
        <w:spacing w:before="120" w:after="240" w:line="480" w:lineRule="auto"/>
        <w:rPr>
          <w:ins w:id="662"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t>
      </w:r>
      <w:proofErr w:type="spellStart"/>
      <w:r>
        <w:rPr>
          <w:rFonts w:ascii="Times New Roman" w:eastAsia="Times New Roman" w:hAnsi="Times New Roman" w:cs="Times New Roman"/>
          <w:sz w:val="24"/>
          <w:szCs w:val="24"/>
          <w:highlight w:val="white"/>
        </w:rPr>
        <w:t>Cymerman</w:t>
      </w:r>
      <w:proofErr w:type="spellEnd"/>
      <w:r>
        <w:rPr>
          <w:rFonts w:ascii="Times New Roman" w:eastAsia="Times New Roman" w:hAnsi="Times New Roman" w:cs="Times New Roman"/>
          <w:sz w:val="24"/>
          <w:szCs w:val="24"/>
          <w:highlight w:val="white"/>
        </w:rPr>
        <w:t>, E., &amp; L</w:t>
      </w:r>
      <w:r>
        <w:rPr>
          <w:rFonts w:ascii="Times New Roman" w:eastAsia="Times New Roman" w:hAnsi="Times New Roman" w:cs="Times New Roman"/>
          <w:sz w:val="24"/>
          <w:szCs w:val="24"/>
          <w:highlight w:val="white"/>
        </w:rPr>
        <w:t xml:space="preserve">evine, S. (2002). Language input and child </w:t>
      </w:r>
    </w:p>
    <w:p w14:paraId="01689D2D" w14:textId="77777777" w:rsidR="00634943" w:rsidRDefault="004350FC">
      <w:pPr>
        <w:spacing w:before="120" w:after="240" w:line="480" w:lineRule="auto"/>
        <w:ind w:left="720"/>
        <w:rPr>
          <w:rFonts w:ascii="Times New Roman" w:hAnsi="Times New Roman"/>
          <w:sz w:val="24"/>
          <w:highlight w:val="white"/>
          <w:rPrChange w:id="663" w:author="Author" w:date="2025-01-23T08:42:00Z">
            <w:rPr>
              <w:rFonts w:ascii="Times New Roman" w:hAnsi="Times New Roman"/>
              <w:sz w:val="28"/>
              <w:highlight w:val="white"/>
            </w:rPr>
          </w:rPrChange>
        </w:rPr>
        <w:pPrChange w:id="664" w:author="Author" w:date="2025-01-23T08:42:00Z">
          <w:pPr>
            <w:spacing w:line="480" w:lineRule="auto"/>
            <w:ind w:right="240"/>
          </w:pPr>
        </w:pPrChange>
      </w:pPr>
      <w:r>
        <w:rPr>
          <w:rFonts w:ascii="Times New Roman" w:eastAsia="Times New Roman" w:hAnsi="Times New Roman" w:cs="Times New Roman"/>
          <w:sz w:val="24"/>
          <w:szCs w:val="24"/>
          <w:highlight w:val="white"/>
        </w:rPr>
        <w:t xml:space="preserve">syntax. </w:t>
      </w:r>
      <w:r>
        <w:rPr>
          <w:rFonts w:ascii="Times New Roman" w:eastAsia="Times New Roman" w:hAnsi="Times New Roman" w:cs="Times New Roman"/>
          <w:i/>
          <w:sz w:val="24"/>
          <w:szCs w:val="24"/>
          <w:highlight w:val="white"/>
        </w:rPr>
        <w:t>Cognitive psychology</w:t>
      </w:r>
      <w:r>
        <w:rPr>
          <w:rFonts w:ascii="Times New Roman" w:hAnsi="Times New Roman"/>
          <w:i/>
          <w:sz w:val="24"/>
          <w:highlight w:val="white"/>
          <w:rPrChange w:id="665"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45</w:t>
      </w:r>
      <w:r>
        <w:rPr>
          <w:rFonts w:ascii="Times New Roman" w:eastAsia="Times New Roman" w:hAnsi="Times New Roman" w:cs="Times New Roman"/>
          <w:sz w:val="24"/>
          <w:szCs w:val="24"/>
          <w:highlight w:val="white"/>
        </w:rPr>
        <w:t>(3), 337-374.</w:t>
      </w:r>
      <w:ins w:id="666" w:author="Author" w:date="2025-01-23T08:42:00Z">
        <w:r>
          <w:rPr>
            <w:rFonts w:ascii="Times New Roman" w:eastAsia="Times New Roman" w:hAnsi="Times New Roman" w:cs="Times New Roman"/>
            <w:sz w:val="24"/>
            <w:szCs w:val="24"/>
            <w:highlight w:val="white"/>
          </w:rPr>
          <w:t xml:space="preserve"> https://doi.org/10.1016/S0010-0285(02)00500-5</w:t>
        </w:r>
      </w:ins>
    </w:p>
    <w:p w14:paraId="25628B29" w14:textId="77777777" w:rsidR="00634943" w:rsidRDefault="004350FC">
      <w:pPr>
        <w:spacing w:before="120" w:after="240" w:line="480" w:lineRule="auto"/>
        <w:rPr>
          <w:ins w:id="667" w:author="Author" w:date="2025-01-23T08:42:00Z"/>
          <w:rFonts w:ascii="Times New Roman" w:eastAsia="Times New Roman" w:hAnsi="Times New Roman" w:cs="Times New Roman"/>
          <w:sz w:val="24"/>
          <w:szCs w:val="24"/>
          <w:highlight w:val="white"/>
        </w:rPr>
      </w:pPr>
      <w:ins w:id="668" w:author="Author" w:date="2025-01-23T08:42:00Z">
        <w:r>
          <w:rPr>
            <w:rFonts w:ascii="Times New Roman" w:eastAsia="Times New Roman" w:hAnsi="Times New Roman" w:cs="Times New Roman"/>
            <w:sz w:val="24"/>
            <w:szCs w:val="24"/>
            <w:highlight w:val="white"/>
          </w:rPr>
          <w:t xml:space="preserve"> </w:t>
        </w:r>
      </w:ins>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Waterfall, H. R., </w:t>
      </w:r>
      <w:proofErr w:type="spellStart"/>
      <w:r>
        <w:rPr>
          <w:rFonts w:ascii="Times New Roman" w:eastAsia="Times New Roman" w:hAnsi="Times New Roman" w:cs="Times New Roman"/>
          <w:sz w:val="24"/>
          <w:szCs w:val="24"/>
          <w:highlight w:val="white"/>
        </w:rPr>
        <w:t>Vevea</w:t>
      </w:r>
      <w:proofErr w:type="spellEnd"/>
      <w:r>
        <w:rPr>
          <w:rFonts w:ascii="Times New Roman" w:eastAsia="Times New Roman" w:hAnsi="Times New Roman" w:cs="Times New Roman"/>
          <w:sz w:val="24"/>
          <w:szCs w:val="24"/>
          <w:highlight w:val="white"/>
        </w:rPr>
        <w:t xml:space="preserve">, J. L., &amp; Hedges, L. V. (2007). The </w:t>
      </w:r>
    </w:p>
    <w:p w14:paraId="50816622" w14:textId="30C3387B" w:rsidR="00634943" w:rsidRDefault="004350FC">
      <w:pPr>
        <w:spacing w:before="120" w:after="240" w:line="480" w:lineRule="auto"/>
        <w:ind w:firstLine="720"/>
        <w:rPr>
          <w:ins w:id="669"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varieties of speech to yo</w:t>
      </w:r>
      <w:r>
        <w:rPr>
          <w:rFonts w:ascii="Times New Roman" w:eastAsia="Times New Roman" w:hAnsi="Times New Roman" w:cs="Times New Roman"/>
          <w:sz w:val="24"/>
          <w:szCs w:val="24"/>
          <w:highlight w:val="white"/>
        </w:rPr>
        <w:t xml:space="preserve">ung children. </w:t>
      </w:r>
      <w:r>
        <w:rPr>
          <w:rFonts w:ascii="Times New Roman" w:hAnsi="Times New Roman"/>
          <w:sz w:val="24"/>
          <w:highlight w:val="white"/>
          <w:rPrChange w:id="670" w:author="Author" w:date="2025-01-23T08:42:00Z">
            <w:rPr>
              <w:rFonts w:ascii="Times New Roman" w:hAnsi="Times New Roman"/>
              <w:i/>
              <w:sz w:val="24"/>
              <w:highlight w:val="white"/>
            </w:rPr>
          </w:rPrChange>
        </w:rPr>
        <w:t>D</w:t>
      </w:r>
      <w:r>
        <w:rPr>
          <w:rFonts w:ascii="Times New Roman" w:eastAsia="Times New Roman" w:hAnsi="Times New Roman" w:cs="Times New Roman"/>
          <w:i/>
          <w:sz w:val="24"/>
          <w:szCs w:val="24"/>
          <w:highlight w:val="white"/>
        </w:rPr>
        <w:t>evelopmental Psychology</w:t>
      </w:r>
      <w:r>
        <w:rPr>
          <w:rFonts w:ascii="Times New Roman" w:hAnsi="Times New Roman"/>
          <w:i/>
          <w:sz w:val="24"/>
          <w:highlight w:val="white"/>
          <w:rPrChange w:id="671"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43</w:t>
      </w:r>
      <w:r>
        <w:rPr>
          <w:rFonts w:ascii="Times New Roman" w:eastAsia="Times New Roman" w:hAnsi="Times New Roman" w:cs="Times New Roman"/>
          <w:sz w:val="24"/>
          <w:szCs w:val="24"/>
          <w:highlight w:val="white"/>
        </w:rPr>
        <w:t>(5), 1062.</w:t>
      </w:r>
      <w:del w:id="672" w:author="Author" w:date="2025-01-23T08:42:00Z">
        <w:r>
          <w:rPr>
            <w:rFonts w:ascii="Times New Roman" w:eastAsia="Times New Roman" w:hAnsi="Times New Roman" w:cs="Times New Roman"/>
            <w:sz w:val="24"/>
            <w:szCs w:val="24"/>
            <w:highlight w:val="white"/>
          </w:rPr>
          <w:delText xml:space="preserve"> </w:delText>
        </w:r>
      </w:del>
    </w:p>
    <w:p w14:paraId="0F37FB36"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673" w:author="Author" w:date="2025-01-23T08:42:00Z">
          <w:pPr>
            <w:spacing w:before="120" w:after="240" w:line="480" w:lineRule="auto"/>
          </w:pPr>
        </w:pPrChange>
      </w:pPr>
      <w:r>
        <w:rPr>
          <w:rFonts w:ascii="Times New Roman" w:eastAsia="Times New Roman" w:hAnsi="Times New Roman" w:cs="Times New Roman"/>
          <w:sz w:val="24"/>
          <w:szCs w:val="24"/>
          <w:highlight w:val="white"/>
        </w:rPr>
        <w:t>https://doi.org/10.1037/0012-1649.43.5.1062</w:t>
      </w:r>
    </w:p>
    <w:p w14:paraId="71AD021C" w14:textId="77777777" w:rsidR="00634943" w:rsidRDefault="004350FC">
      <w:pPr>
        <w:spacing w:before="120" w:after="240" w:line="480" w:lineRule="auto"/>
        <w:rPr>
          <w:ins w:id="674" w:author="Author" w:date="2025-01-23T08:42:00Z"/>
          <w:rFonts w:ascii="Times New Roman" w:eastAsia="Times New Roman" w:hAnsi="Times New Roman" w:cs="Times New Roman"/>
          <w:sz w:val="24"/>
          <w:szCs w:val="24"/>
          <w:highlight w:val="white"/>
        </w:rPr>
      </w:pPr>
      <w:ins w:id="675" w:author="Author" w:date="2025-01-23T08:42:00Z">
        <w:r>
          <w:rPr>
            <w:rFonts w:ascii="Times New Roman" w:eastAsia="Times New Roman" w:hAnsi="Times New Roman" w:cs="Times New Roman"/>
            <w:sz w:val="24"/>
            <w:szCs w:val="24"/>
            <w:highlight w:val="white"/>
          </w:rPr>
          <w:t xml:space="preserve">Ibbotson, P, &amp; Browne, W. J. (2024). The effects of family, culture and sex on </w:t>
        </w:r>
      </w:ins>
    </w:p>
    <w:p w14:paraId="1536CE8E" w14:textId="77777777" w:rsidR="00634943" w:rsidRDefault="004350FC">
      <w:pPr>
        <w:spacing w:before="120" w:after="240" w:line="480" w:lineRule="auto"/>
        <w:ind w:left="720"/>
        <w:rPr>
          <w:ins w:id="676" w:author="Author" w:date="2025-01-23T08:42:00Z"/>
          <w:rFonts w:ascii="Times New Roman" w:eastAsia="Times New Roman" w:hAnsi="Times New Roman" w:cs="Times New Roman"/>
          <w:sz w:val="24"/>
          <w:szCs w:val="24"/>
          <w:highlight w:val="white"/>
        </w:rPr>
      </w:pPr>
      <w:ins w:id="677" w:author="Author" w:date="2025-01-23T08:42:00Z">
        <w:r>
          <w:rPr>
            <w:rFonts w:ascii="Times New Roman" w:eastAsia="Times New Roman" w:hAnsi="Times New Roman" w:cs="Times New Roman"/>
            <w:sz w:val="24"/>
            <w:szCs w:val="24"/>
            <w:highlight w:val="white"/>
          </w:rPr>
          <w:t xml:space="preserve">linguistic development across 20 languages. </w:t>
        </w:r>
        <w:r>
          <w:rPr>
            <w:rFonts w:ascii="Times New Roman" w:eastAsia="Times New Roman" w:hAnsi="Times New Roman" w:cs="Times New Roman"/>
            <w:i/>
            <w:sz w:val="24"/>
            <w:szCs w:val="24"/>
            <w:highlight w:val="white"/>
          </w:rPr>
          <w:t>Developmental Science 27(6)</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e13547. </w:t>
        </w:r>
        <w:r>
          <w:fldChar w:fldCharType="begin"/>
        </w:r>
        <w:r>
          <w:instrText xml:space="preserve"> HYPERLINK "https://doi.org/10.1111/desc.13547" \h </w:instrText>
        </w:r>
        <w:r>
          <w:fldChar w:fldCharType="separate"/>
        </w:r>
        <w:r>
          <w:rPr>
            <w:rFonts w:ascii="Times New Roman" w:eastAsia="Times New Roman" w:hAnsi="Times New Roman" w:cs="Times New Roman"/>
            <w:color w:val="1155CC"/>
            <w:sz w:val="24"/>
            <w:szCs w:val="24"/>
            <w:highlight w:val="white"/>
            <w:u w:val="single"/>
          </w:rPr>
          <w:t>https://doi.org/10.1111/desc.13547</w:t>
        </w:r>
        <w:r>
          <w:rPr>
            <w:rFonts w:ascii="Times New Roman" w:eastAsia="Times New Roman" w:hAnsi="Times New Roman" w:cs="Times New Roman"/>
            <w:color w:val="1155CC"/>
            <w:sz w:val="24"/>
            <w:szCs w:val="24"/>
            <w:highlight w:val="white"/>
            <w:u w:val="single"/>
          </w:rPr>
          <w:fldChar w:fldCharType="end"/>
        </w:r>
      </w:ins>
    </w:p>
    <w:p w14:paraId="729EE417" w14:textId="77777777" w:rsidR="00634943" w:rsidRDefault="004350FC">
      <w:pPr>
        <w:spacing w:before="120" w:after="240" w:line="480" w:lineRule="auto"/>
        <w:rPr>
          <w:ins w:id="678"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Isleyen</w:t>
      </w:r>
      <w:proofErr w:type="spellEnd"/>
      <w:r>
        <w:rPr>
          <w:rFonts w:ascii="Times New Roman" w:eastAsia="Times New Roman" w:hAnsi="Times New Roman" w:cs="Times New Roman"/>
          <w:sz w:val="24"/>
          <w:szCs w:val="24"/>
          <w:highlight w:val="white"/>
        </w:rPr>
        <w:t xml:space="preserve">, M. A. (2021). </w:t>
      </w:r>
      <w:r>
        <w:rPr>
          <w:rFonts w:ascii="Times New Roman" w:hAnsi="Times New Roman"/>
          <w:sz w:val="24"/>
          <w:highlight w:val="white"/>
          <w:rPrChange w:id="679" w:author="Author" w:date="2025-01-23T08:42:00Z">
            <w:rPr>
              <w:rFonts w:ascii="Times New Roman" w:hAnsi="Times New Roman"/>
              <w:i/>
              <w:sz w:val="24"/>
              <w:highlight w:val="white"/>
            </w:rPr>
          </w:rPrChange>
        </w:rPr>
        <w:t xml:space="preserve">Marital functioning and parenting in extended family living arrangements: </w:t>
      </w:r>
    </w:p>
    <w:p w14:paraId="54A143A2" w14:textId="68C81EEE"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680" w:author="Author" w:date="2025-01-23T08:42:00Z">
          <w:pPr>
            <w:spacing w:before="120" w:after="240" w:line="480" w:lineRule="auto"/>
          </w:pPr>
        </w:pPrChange>
      </w:pPr>
      <w:r>
        <w:rPr>
          <w:rFonts w:ascii="Times New Roman" w:hAnsi="Times New Roman"/>
          <w:sz w:val="24"/>
          <w:highlight w:val="white"/>
          <w:rPrChange w:id="681" w:author="Author" w:date="2025-01-23T08:42:00Z">
            <w:rPr>
              <w:rFonts w:ascii="Times New Roman" w:hAnsi="Times New Roman"/>
              <w:i/>
              <w:sz w:val="24"/>
              <w:highlight w:val="white"/>
            </w:rPr>
          </w:rPrChange>
        </w:rPr>
        <w:lastRenderedPageBreak/>
        <w:t xml:space="preserve">A qualitative study in family buildings </w:t>
      </w:r>
      <w:del w:id="682" w:author="Author" w:date="2025-01-23T08:42:00Z">
        <w:r>
          <w:rPr>
            <w:rFonts w:ascii="Times New Roman" w:eastAsia="Times New Roman" w:hAnsi="Times New Roman" w:cs="Times New Roman"/>
            <w:sz w:val="24"/>
            <w:szCs w:val="24"/>
            <w:highlight w:val="white"/>
          </w:rPr>
          <w:delText>(Master’s</w:delText>
        </w:r>
      </w:del>
      <w:ins w:id="683" w:author="Author" w:date="2025-01-23T08:42:00Z">
        <w:r>
          <w:rPr>
            <w:rFonts w:ascii="Times New Roman" w:eastAsia="Times New Roman" w:hAnsi="Times New Roman" w:cs="Times New Roman"/>
            <w:sz w:val="24"/>
            <w:szCs w:val="24"/>
            <w:highlight w:val="white"/>
          </w:rPr>
          <w:t>[Master's</w:t>
        </w:r>
      </w:ins>
      <w:r>
        <w:rPr>
          <w:rFonts w:ascii="Times New Roman" w:eastAsia="Times New Roman" w:hAnsi="Times New Roman" w:cs="Times New Roman"/>
          <w:sz w:val="24"/>
          <w:szCs w:val="24"/>
          <w:highlight w:val="white"/>
        </w:rPr>
        <w:t xml:space="preserve"> thesis</w:t>
      </w:r>
      <w:del w:id="684" w:author="Author" w:date="2025-01-23T08:42:00Z">
        <w:r>
          <w:rPr>
            <w:rFonts w:ascii="Times New Roman" w:eastAsia="Times New Roman" w:hAnsi="Times New Roman" w:cs="Times New Roman"/>
            <w:sz w:val="24"/>
            <w:szCs w:val="24"/>
            <w:highlight w:val="white"/>
          </w:rPr>
          <w:delText>).</w:delText>
        </w:r>
      </w:del>
      <w:ins w:id="685"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 Is</w:t>
      </w:r>
      <w:r>
        <w:rPr>
          <w:rFonts w:ascii="Times New Roman" w:eastAsia="Times New Roman" w:hAnsi="Times New Roman" w:cs="Times New Roman"/>
          <w:sz w:val="24"/>
          <w:szCs w:val="24"/>
          <w:highlight w:val="white"/>
        </w:rPr>
        <w:t>tanbul Bilgi University</w:t>
      </w:r>
      <w:del w:id="686" w:author="Author" w:date="2025-01-23T08:42:00Z">
        <w:r>
          <w:rPr>
            <w:rFonts w:ascii="Times New Roman" w:eastAsia="Times New Roman" w:hAnsi="Times New Roman" w:cs="Times New Roman"/>
            <w:sz w:val="24"/>
            <w:szCs w:val="24"/>
            <w:highlight w:val="white"/>
          </w:rPr>
          <w:delText>, Istanbul, Turkey. https://doi.org/10.31234/osf.io/gpvqr</w:delText>
        </w:r>
      </w:del>
      <w:ins w:id="687" w:author="Author" w:date="2025-01-23T08:42:00Z">
        <w:r>
          <w:rPr>
            <w:rFonts w:ascii="Times New Roman" w:eastAsia="Times New Roman" w:hAnsi="Times New Roman" w:cs="Times New Roman"/>
            <w:sz w:val="24"/>
            <w:szCs w:val="24"/>
            <w:highlight w:val="white"/>
          </w:rPr>
          <w:t>].</w:t>
        </w:r>
      </w:ins>
    </w:p>
    <w:p w14:paraId="49AC92AA" w14:textId="77777777" w:rsidR="00634943" w:rsidRDefault="004350FC">
      <w:pPr>
        <w:spacing w:before="120" w:after="240" w:line="480" w:lineRule="auto"/>
        <w:rPr>
          <w:ins w:id="688" w:author="Author" w:date="2025-01-23T08:42:00Z"/>
          <w:rFonts w:ascii="Times New Roman" w:eastAsia="Times New Roman" w:hAnsi="Times New Roman" w:cs="Times New Roman"/>
          <w:sz w:val="24"/>
          <w:szCs w:val="24"/>
          <w:highlight w:val="white"/>
        </w:rPr>
      </w:pPr>
      <w:ins w:id="689"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Keller, H. (2012). Autonomy and relatedness revisited: Cultural manifestations of universal </w:t>
      </w:r>
    </w:p>
    <w:p w14:paraId="7C836469" w14:textId="16EBC2BF" w:rsidR="00634943" w:rsidRDefault="004350FC">
      <w:pPr>
        <w:spacing w:before="120" w:after="240" w:line="480" w:lineRule="auto"/>
        <w:ind w:firstLine="720"/>
        <w:rPr>
          <w:ins w:id="690"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human needs. </w:t>
      </w:r>
      <w:r>
        <w:rPr>
          <w:rFonts w:ascii="Times New Roman" w:eastAsia="Times New Roman" w:hAnsi="Times New Roman" w:cs="Times New Roman"/>
          <w:i/>
          <w:sz w:val="24"/>
          <w:szCs w:val="24"/>
          <w:highlight w:val="white"/>
        </w:rPr>
        <w:t>Child Development Perspectives</w:t>
      </w:r>
      <w:r>
        <w:rPr>
          <w:rFonts w:ascii="Times New Roman" w:hAnsi="Times New Roman"/>
          <w:i/>
          <w:sz w:val="24"/>
          <w:highlight w:val="white"/>
          <w:rPrChange w:id="691"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6</w:t>
      </w:r>
      <w:r>
        <w:rPr>
          <w:rFonts w:ascii="Times New Roman" w:eastAsia="Times New Roman" w:hAnsi="Times New Roman" w:cs="Times New Roman"/>
          <w:sz w:val="24"/>
          <w:szCs w:val="24"/>
          <w:highlight w:val="white"/>
        </w:rPr>
        <w:t>(1), 12</w:t>
      </w:r>
      <w:del w:id="692" w:author="Author" w:date="2025-01-23T08:42:00Z">
        <w:r>
          <w:rPr>
            <w:rFonts w:ascii="Times New Roman" w:eastAsia="Times New Roman" w:hAnsi="Times New Roman" w:cs="Times New Roman"/>
            <w:sz w:val="24"/>
            <w:szCs w:val="24"/>
            <w:highlight w:val="white"/>
          </w:rPr>
          <w:delText>–</w:delText>
        </w:r>
      </w:del>
      <w:ins w:id="693"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18.</w:t>
      </w:r>
      <w:del w:id="694" w:author="Author" w:date="2025-01-23T08:42:00Z">
        <w:r>
          <w:rPr>
            <w:rFonts w:ascii="Times New Roman" w:eastAsia="Times New Roman" w:hAnsi="Times New Roman" w:cs="Times New Roman"/>
            <w:sz w:val="24"/>
            <w:szCs w:val="24"/>
            <w:highlight w:val="white"/>
          </w:rPr>
          <w:delText xml:space="preserve"> </w:delText>
        </w:r>
      </w:del>
    </w:p>
    <w:p w14:paraId="57B01C7C"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695" w:author="Author" w:date="2025-01-23T08:42:00Z">
          <w:pPr>
            <w:spacing w:before="120" w:after="240" w:line="480" w:lineRule="auto"/>
          </w:pPr>
        </w:pPrChange>
      </w:pPr>
      <w:r>
        <w:rPr>
          <w:rFonts w:ascii="Times New Roman" w:eastAsia="Times New Roman" w:hAnsi="Times New Roman" w:cs="Times New Roman"/>
          <w:sz w:val="24"/>
          <w:szCs w:val="24"/>
          <w:highlight w:val="white"/>
        </w:rPr>
        <w:t>https://doi.org/10.1111/j.1750-8606.2011.00208.x</w:t>
      </w:r>
    </w:p>
    <w:p w14:paraId="1A41A321" w14:textId="6D9AE596" w:rsidR="00634943" w:rsidRDefault="004350FC">
      <w:pPr>
        <w:spacing w:before="120" w:after="240" w:line="480" w:lineRule="auto"/>
        <w:rPr>
          <w:rFonts w:ascii="Times New Roman" w:hAnsi="Times New Roman"/>
          <w:i/>
          <w:sz w:val="24"/>
          <w:highlight w:val="white"/>
          <w:rPrChange w:id="696" w:author="Author" w:date="2025-01-23T08:42:00Z">
            <w:rPr>
              <w:rFonts w:ascii="Times New Roman" w:hAnsi="Times New Roman"/>
              <w:sz w:val="24"/>
              <w:highlight w:val="white"/>
            </w:rPr>
          </w:rPrChange>
        </w:rPr>
      </w:pPr>
      <w:r>
        <w:rPr>
          <w:rFonts w:ascii="Times New Roman" w:eastAsia="Times New Roman" w:hAnsi="Times New Roman" w:cs="Times New Roman"/>
          <w:sz w:val="24"/>
          <w:szCs w:val="24"/>
          <w:highlight w:val="white"/>
        </w:rPr>
        <w:t xml:space="preserve">Kidd, E., &amp; Garcia, R. (2022). How diverse is child language acquisition research? </w:t>
      </w:r>
      <w:del w:id="697" w:author="Author" w:date="2025-01-23T08:42:00Z">
        <w:r>
          <w:rPr>
            <w:rFonts w:ascii="Times New Roman" w:eastAsia="Times New Roman" w:hAnsi="Times New Roman" w:cs="Times New Roman"/>
            <w:i/>
            <w:sz w:val="24"/>
            <w:szCs w:val="24"/>
            <w:highlight w:val="white"/>
          </w:rPr>
          <w:delText>First Language</w:delText>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i/>
            <w:sz w:val="24"/>
            <w:szCs w:val="24"/>
            <w:highlight w:val="white"/>
          </w:rPr>
          <w:delText>42</w:delText>
        </w:r>
        <w:r>
          <w:rPr>
            <w:rFonts w:ascii="Times New Roman" w:eastAsia="Times New Roman" w:hAnsi="Times New Roman" w:cs="Times New Roman"/>
            <w:sz w:val="24"/>
            <w:szCs w:val="24"/>
            <w:highlight w:val="white"/>
          </w:rPr>
          <w:delText>(6), 703–735. https://doi.org/10.1177/01427237221124710</w:delText>
        </w:r>
      </w:del>
      <w:ins w:id="698" w:author="Author" w:date="2025-01-23T08:42:00Z">
        <w:r>
          <w:rPr>
            <w:rFonts w:ascii="Times New Roman" w:eastAsia="Times New Roman" w:hAnsi="Times New Roman" w:cs="Times New Roman"/>
            <w:i/>
            <w:sz w:val="24"/>
            <w:szCs w:val="24"/>
            <w:highlight w:val="white"/>
          </w:rPr>
          <w:t xml:space="preserve">First </w:t>
        </w:r>
      </w:ins>
    </w:p>
    <w:p w14:paraId="631BF9E9" w14:textId="77777777" w:rsidR="00634943" w:rsidRDefault="004350FC">
      <w:pPr>
        <w:spacing w:before="120" w:after="240" w:line="480" w:lineRule="auto"/>
        <w:ind w:firstLine="720"/>
        <w:rPr>
          <w:ins w:id="699" w:author="Author" w:date="2025-01-23T08:42:00Z"/>
          <w:rFonts w:ascii="Times New Roman" w:eastAsia="Times New Roman" w:hAnsi="Times New Roman" w:cs="Times New Roman"/>
          <w:sz w:val="24"/>
          <w:szCs w:val="24"/>
          <w:highlight w:val="white"/>
        </w:rPr>
      </w:pPr>
      <w:ins w:id="700" w:author="Author" w:date="2025-01-23T08:42:00Z">
        <w:r>
          <w:rPr>
            <w:rFonts w:ascii="Times New Roman" w:eastAsia="Times New Roman" w:hAnsi="Times New Roman" w:cs="Times New Roman"/>
            <w:i/>
            <w:sz w:val="24"/>
            <w:szCs w:val="24"/>
            <w:highlight w:val="white"/>
          </w:rPr>
          <w:t>Language, 42</w:t>
        </w:r>
        <w:r>
          <w:rPr>
            <w:rFonts w:ascii="Times New Roman" w:eastAsia="Times New Roman" w:hAnsi="Times New Roman" w:cs="Times New Roman"/>
            <w:sz w:val="24"/>
            <w:szCs w:val="24"/>
            <w:highlight w:val="white"/>
          </w:rPr>
          <w:t>(6), 703-735. https://doi.org/10.1177/01427237211066405</w:t>
        </w:r>
      </w:ins>
    </w:p>
    <w:p w14:paraId="434F4014" w14:textId="77777777" w:rsidR="00634943" w:rsidRDefault="004350FC">
      <w:pPr>
        <w:spacing w:before="120" w:after="240" w:line="480" w:lineRule="auto"/>
        <w:rPr>
          <w:ins w:id="701"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Leonardo, P., Havron, N.,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Socioeconomic status correlates with measures of </w:t>
      </w:r>
    </w:p>
    <w:p w14:paraId="525A1056" w14:textId="7E460F4F" w:rsidR="00634943" w:rsidRDefault="004350FC">
      <w:pPr>
        <w:spacing w:before="120" w:after="240" w:line="480" w:lineRule="auto"/>
        <w:ind w:left="720"/>
        <w:rPr>
          <w:rFonts w:ascii="Times New Roman" w:eastAsia="Times New Roman" w:hAnsi="Times New Roman" w:cs="Times New Roman"/>
          <w:sz w:val="24"/>
          <w:szCs w:val="24"/>
          <w:highlight w:val="white"/>
        </w:rPr>
        <w:pPrChange w:id="702"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language environment analysis (LENA) system: A meta-analysis. </w:t>
      </w:r>
      <w:r>
        <w:rPr>
          <w:rFonts w:ascii="Times New Roman" w:eastAsia="Times New Roman" w:hAnsi="Times New Roman" w:cs="Times New Roman"/>
          <w:i/>
          <w:sz w:val="24"/>
          <w:szCs w:val="24"/>
          <w:highlight w:val="white"/>
        </w:rPr>
        <w:t>Journal of Child Language</w:t>
      </w:r>
      <w:r>
        <w:rPr>
          <w:rFonts w:ascii="Times New Roman" w:hAnsi="Times New Roman"/>
          <w:i/>
          <w:sz w:val="24"/>
          <w:highlight w:val="white"/>
          <w:rPrChange w:id="703"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49</w:t>
      </w:r>
      <w:r>
        <w:rPr>
          <w:rFonts w:ascii="Times New Roman" w:eastAsia="Times New Roman" w:hAnsi="Times New Roman" w:cs="Times New Roman"/>
          <w:sz w:val="24"/>
          <w:szCs w:val="24"/>
          <w:highlight w:val="white"/>
        </w:rPr>
        <w:t>(5), 1037</w:t>
      </w:r>
      <w:del w:id="704" w:author="Author" w:date="2025-01-23T08:42:00Z">
        <w:r>
          <w:rPr>
            <w:rFonts w:ascii="Times New Roman" w:eastAsia="Times New Roman" w:hAnsi="Times New Roman" w:cs="Times New Roman"/>
            <w:sz w:val="24"/>
            <w:szCs w:val="24"/>
            <w:highlight w:val="white"/>
          </w:rPr>
          <w:delText>–</w:delText>
        </w:r>
      </w:del>
      <w:ins w:id="705"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1051. https://doi.org/10.1017/</w:t>
      </w:r>
      <w:del w:id="706" w:author="Author" w:date="2025-01-23T08:42:00Z">
        <w:r>
          <w:rPr>
            <w:rFonts w:ascii="Times New Roman" w:eastAsia="Times New Roman" w:hAnsi="Times New Roman" w:cs="Times New Roman"/>
            <w:sz w:val="24"/>
            <w:szCs w:val="24"/>
            <w:highlight w:val="white"/>
          </w:rPr>
          <w:delText>S0305000922000314</w:delText>
        </w:r>
      </w:del>
      <w:ins w:id="707" w:author="Author" w:date="2025-01-23T08:42:00Z">
        <w:r>
          <w:rPr>
            <w:rFonts w:ascii="Times New Roman" w:eastAsia="Times New Roman" w:hAnsi="Times New Roman" w:cs="Times New Roman"/>
            <w:sz w:val="24"/>
            <w:szCs w:val="24"/>
            <w:highlight w:val="white"/>
          </w:rPr>
          <w:t>S0305000921000441</w:t>
        </w:r>
      </w:ins>
    </w:p>
    <w:p w14:paraId="6431A19C" w14:textId="77777777" w:rsidR="00634943" w:rsidRDefault="004350FC">
      <w:pPr>
        <w:spacing w:before="120" w:after="240" w:line="480" w:lineRule="auto"/>
        <w:rPr>
          <w:ins w:id="708"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Lieven, E., &amp; Stoll, S. (2013). Early communicative development in two cultures: A comparison </w:t>
      </w:r>
    </w:p>
    <w:p w14:paraId="5F11CCDD" w14:textId="60C646D4" w:rsidR="00634943" w:rsidRDefault="004350FC">
      <w:pPr>
        <w:spacing w:before="120" w:after="240" w:line="480" w:lineRule="auto"/>
        <w:ind w:left="720"/>
        <w:rPr>
          <w:rFonts w:ascii="Times New Roman" w:eastAsia="Times New Roman" w:hAnsi="Times New Roman" w:cs="Times New Roman"/>
          <w:sz w:val="24"/>
          <w:szCs w:val="24"/>
          <w:highlight w:val="white"/>
        </w:rPr>
        <w:pPrChange w:id="709" w:author="Author" w:date="2025-01-23T08:42:00Z">
          <w:pPr>
            <w:spacing w:before="120" w:after="240" w:line="480" w:lineRule="auto"/>
          </w:pPr>
        </w:pPrChange>
      </w:pPr>
      <w:r>
        <w:rPr>
          <w:rFonts w:ascii="Times New Roman" w:eastAsia="Times New Roman" w:hAnsi="Times New Roman" w:cs="Times New Roman"/>
          <w:sz w:val="24"/>
          <w:szCs w:val="24"/>
          <w:highlight w:val="white"/>
        </w:rPr>
        <w:t>of the commu</w:t>
      </w:r>
      <w:r>
        <w:rPr>
          <w:rFonts w:ascii="Times New Roman" w:eastAsia="Times New Roman" w:hAnsi="Times New Roman" w:cs="Times New Roman"/>
          <w:sz w:val="24"/>
          <w:szCs w:val="24"/>
          <w:highlight w:val="white"/>
        </w:rPr>
        <w:t xml:space="preserve">nicative environments of children from two cultures. </w:t>
      </w:r>
      <w:r>
        <w:rPr>
          <w:rFonts w:ascii="Times New Roman" w:eastAsia="Times New Roman" w:hAnsi="Times New Roman" w:cs="Times New Roman"/>
          <w:i/>
          <w:sz w:val="24"/>
          <w:szCs w:val="24"/>
          <w:highlight w:val="white"/>
        </w:rPr>
        <w:t>Human Development</w:t>
      </w:r>
      <w:r>
        <w:rPr>
          <w:rFonts w:ascii="Times New Roman" w:hAnsi="Times New Roman"/>
          <w:i/>
          <w:sz w:val="24"/>
          <w:highlight w:val="white"/>
          <w:rPrChange w:id="710"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56</w:t>
      </w:r>
      <w:r>
        <w:rPr>
          <w:rFonts w:ascii="Times New Roman" w:eastAsia="Times New Roman" w:hAnsi="Times New Roman" w:cs="Times New Roman"/>
          <w:sz w:val="24"/>
          <w:szCs w:val="24"/>
          <w:highlight w:val="white"/>
        </w:rPr>
        <w:t>(3), 178</w:t>
      </w:r>
      <w:del w:id="711" w:author="Author" w:date="2025-01-23T08:42:00Z">
        <w:r>
          <w:rPr>
            <w:rFonts w:ascii="Times New Roman" w:eastAsia="Times New Roman" w:hAnsi="Times New Roman" w:cs="Times New Roman"/>
            <w:sz w:val="24"/>
            <w:szCs w:val="24"/>
            <w:highlight w:val="white"/>
          </w:rPr>
          <w:delText>–</w:delText>
        </w:r>
      </w:del>
      <w:ins w:id="712"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206. https://doi.org/10.1159/000351073</w:t>
      </w:r>
    </w:p>
    <w:p w14:paraId="48ED2967" w14:textId="77777777" w:rsidR="00634943" w:rsidRDefault="004350FC">
      <w:pPr>
        <w:spacing w:before="120" w:after="240" w:line="480" w:lineRule="auto"/>
        <w:rPr>
          <w:ins w:id="713"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Scaff, C., Demuth, K.,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&amp; Havron, N. (2022). Child-directed and </w:t>
      </w:r>
    </w:p>
    <w:p w14:paraId="4D5A3C91" w14:textId="31981A0B" w:rsidR="00634943" w:rsidRDefault="004350FC">
      <w:pPr>
        <w:spacing w:before="120" w:after="240" w:line="480" w:lineRule="auto"/>
        <w:ind w:left="720"/>
        <w:rPr>
          <w:rFonts w:ascii="Times New Roman" w:eastAsia="Times New Roman" w:hAnsi="Times New Roman" w:cs="Times New Roman"/>
          <w:sz w:val="24"/>
          <w:szCs w:val="24"/>
          <w:highlight w:val="white"/>
        </w:rPr>
        <w:pPrChange w:id="714" w:author="Author" w:date="2025-01-23T08:42:00Z">
          <w:pPr>
            <w:spacing w:before="120" w:after="240" w:line="480" w:lineRule="auto"/>
          </w:pPr>
        </w:pPrChange>
      </w:pPr>
      <w:r>
        <w:rPr>
          <w:rFonts w:ascii="Times New Roman" w:eastAsia="Times New Roman" w:hAnsi="Times New Roman" w:cs="Times New Roman"/>
          <w:sz w:val="24"/>
          <w:szCs w:val="24"/>
          <w:highlight w:val="white"/>
        </w:rPr>
        <w:lastRenderedPageBreak/>
        <w:t xml:space="preserve">overheard input from different speakers in </w:t>
      </w:r>
      <w:r>
        <w:rPr>
          <w:rFonts w:ascii="Times New Roman" w:eastAsia="Times New Roman" w:hAnsi="Times New Roman" w:cs="Times New Roman"/>
          <w:sz w:val="24"/>
          <w:szCs w:val="24"/>
          <w:highlight w:val="white"/>
        </w:rPr>
        <w:t>two distinct cultures.</w:t>
      </w:r>
      <w:r>
        <w:rPr>
          <w:rFonts w:ascii="Times New Roman" w:hAnsi="Times New Roman"/>
          <w:i/>
          <w:sz w:val="24"/>
          <w:highlight w:val="white"/>
          <w:rPrChange w:id="715"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Journal of Child Language</w:t>
      </w:r>
      <w:r>
        <w:rPr>
          <w:rFonts w:ascii="Times New Roman" w:hAnsi="Times New Roman"/>
          <w:i/>
          <w:sz w:val="24"/>
          <w:highlight w:val="white"/>
          <w:rPrChange w:id="716"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49</w:t>
      </w:r>
      <w:r>
        <w:rPr>
          <w:rFonts w:ascii="Times New Roman" w:eastAsia="Times New Roman" w:hAnsi="Times New Roman" w:cs="Times New Roman"/>
          <w:sz w:val="24"/>
          <w:szCs w:val="24"/>
          <w:highlight w:val="white"/>
        </w:rPr>
        <w:t>(6), 1173--1192. https://doi.org/10.1017/</w:t>
      </w:r>
      <w:del w:id="717" w:author="Author" w:date="2025-01-23T08:42:00Z">
        <w:r>
          <w:rPr>
            <w:rFonts w:ascii="Times New Roman" w:eastAsia="Times New Roman" w:hAnsi="Times New Roman" w:cs="Times New Roman"/>
            <w:sz w:val="24"/>
            <w:szCs w:val="24"/>
            <w:highlight w:val="white"/>
          </w:rPr>
          <w:delText>S0305000</w:delText>
        </w:r>
        <w:r>
          <w:rPr>
            <w:rFonts w:ascii="Times New Roman" w:eastAsia="Times New Roman" w:hAnsi="Times New Roman" w:cs="Times New Roman"/>
            <w:sz w:val="24"/>
            <w:szCs w:val="24"/>
            <w:highlight w:val="white"/>
          </w:rPr>
          <w:delText>922000387</w:delText>
        </w:r>
      </w:del>
      <w:ins w:id="718" w:author="Author" w:date="2025-01-23T08:42:00Z">
        <w:r>
          <w:rPr>
            <w:rFonts w:ascii="Times New Roman" w:eastAsia="Times New Roman" w:hAnsi="Times New Roman" w:cs="Times New Roman"/>
            <w:sz w:val="24"/>
            <w:szCs w:val="24"/>
            <w:highlight w:val="white"/>
          </w:rPr>
          <w:t>S0305000921000623</w:t>
        </w:r>
      </w:ins>
    </w:p>
    <w:p w14:paraId="19D272F3" w14:textId="77777777" w:rsidR="00634943" w:rsidRDefault="004350FC">
      <w:pPr>
        <w:spacing w:before="120" w:after="240" w:line="480" w:lineRule="auto"/>
        <w:rPr>
          <w:ins w:id="719" w:author="Author" w:date="2025-01-23T08:42:00Z"/>
          <w:rFonts w:ascii="Times New Roman" w:eastAsia="Times New Roman" w:hAnsi="Times New Roman" w:cs="Times New Roman"/>
          <w:sz w:val="24"/>
          <w:szCs w:val="24"/>
          <w:highlight w:val="white"/>
        </w:rPr>
      </w:pPr>
      <w:r>
        <w:rPr>
          <w:rFonts w:ascii="Times New Roman" w:hAnsi="Times New Roman"/>
          <w:sz w:val="24"/>
          <w:highlight w:val="white"/>
          <w:rPrChange w:id="720" w:author="Author" w:date="2025-01-23T08:42:00Z">
            <w:rPr>
              <w:rFonts w:ascii="Times New Roman" w:hAnsi="Times New Roman"/>
              <w:color w:val="444746"/>
              <w:sz w:val="24"/>
              <w:highlight w:val="white"/>
            </w:rPr>
          </w:rPrChange>
        </w:rPr>
        <w:t xml:space="preserve">Ma, Y., Zhang, X., Pappas, L., Rule, A., Gao, Y., Dill, S. E., ... &amp; </w:t>
      </w:r>
      <w:proofErr w:type="spellStart"/>
      <w:r>
        <w:rPr>
          <w:rFonts w:ascii="Times New Roman" w:hAnsi="Times New Roman"/>
          <w:sz w:val="24"/>
          <w:highlight w:val="white"/>
          <w:rPrChange w:id="721" w:author="Author" w:date="2025-01-23T08:42:00Z">
            <w:rPr>
              <w:rFonts w:ascii="Times New Roman" w:hAnsi="Times New Roman"/>
              <w:color w:val="444746"/>
              <w:sz w:val="24"/>
              <w:highlight w:val="white"/>
            </w:rPr>
          </w:rPrChange>
        </w:rPr>
        <w:t>Rozelle</w:t>
      </w:r>
      <w:proofErr w:type="spellEnd"/>
      <w:r>
        <w:rPr>
          <w:rFonts w:ascii="Times New Roman" w:hAnsi="Times New Roman"/>
          <w:sz w:val="24"/>
          <w:highlight w:val="white"/>
          <w:rPrChange w:id="722" w:author="Author" w:date="2025-01-23T08:42:00Z">
            <w:rPr>
              <w:rFonts w:ascii="Times New Roman" w:hAnsi="Times New Roman"/>
              <w:color w:val="444746"/>
              <w:sz w:val="24"/>
              <w:highlight w:val="white"/>
            </w:rPr>
          </w:rPrChange>
        </w:rPr>
        <w:t xml:space="preserve">, S. (2024). </w:t>
      </w:r>
    </w:p>
    <w:p w14:paraId="399099D0" w14:textId="332BE878" w:rsidR="00634943" w:rsidRDefault="004350FC">
      <w:pPr>
        <w:spacing w:before="120" w:after="240" w:line="480" w:lineRule="auto"/>
        <w:ind w:left="720"/>
        <w:rPr>
          <w:rFonts w:ascii="Times New Roman" w:eastAsia="Times New Roman" w:hAnsi="Times New Roman" w:cs="Times New Roman"/>
          <w:sz w:val="24"/>
          <w:szCs w:val="24"/>
          <w:highlight w:val="white"/>
        </w:rPr>
        <w:pPrChange w:id="723" w:author="Author" w:date="2025-01-23T08:42:00Z">
          <w:pPr>
            <w:spacing w:before="120" w:after="240" w:line="480" w:lineRule="auto"/>
          </w:pPr>
        </w:pPrChange>
      </w:pPr>
      <w:r>
        <w:rPr>
          <w:rFonts w:ascii="Times New Roman" w:hAnsi="Times New Roman"/>
          <w:sz w:val="24"/>
          <w:highlight w:val="white"/>
          <w:rPrChange w:id="724" w:author="Author" w:date="2025-01-23T08:42:00Z">
            <w:rPr>
              <w:rFonts w:ascii="Times New Roman" w:hAnsi="Times New Roman"/>
              <w:color w:val="444746"/>
              <w:sz w:val="24"/>
              <w:highlight w:val="white"/>
            </w:rPr>
          </w:rPrChange>
        </w:rPr>
        <w:t>Associations between urbanization and the home language</w:t>
      </w:r>
      <w:r>
        <w:rPr>
          <w:rFonts w:ascii="Times New Roman" w:hAnsi="Times New Roman"/>
          <w:sz w:val="24"/>
          <w:highlight w:val="white"/>
          <w:rPrChange w:id="725" w:author="Author" w:date="2025-01-23T08:42:00Z">
            <w:rPr>
              <w:rFonts w:ascii="Times New Roman" w:hAnsi="Times New Roman"/>
              <w:color w:val="444746"/>
              <w:sz w:val="24"/>
              <w:highlight w:val="white"/>
            </w:rPr>
          </w:rPrChange>
        </w:rPr>
        <w:t xml:space="preserve"> environment: Evidence from a LENA study in rural and peri‐urban China. </w:t>
      </w:r>
      <w:r>
        <w:rPr>
          <w:rFonts w:ascii="Times New Roman" w:hAnsi="Times New Roman"/>
          <w:i/>
          <w:sz w:val="24"/>
          <w:highlight w:val="white"/>
          <w:rPrChange w:id="726" w:author="Author" w:date="2025-01-23T08:42:00Z">
            <w:rPr>
              <w:rFonts w:ascii="Times New Roman" w:hAnsi="Times New Roman"/>
              <w:i/>
              <w:color w:val="444746"/>
              <w:sz w:val="24"/>
              <w:highlight w:val="white"/>
            </w:rPr>
          </w:rPrChange>
        </w:rPr>
        <w:t>Child Development, 95</w:t>
      </w:r>
      <w:r>
        <w:rPr>
          <w:rFonts w:ascii="Times New Roman" w:hAnsi="Times New Roman"/>
          <w:sz w:val="24"/>
          <w:highlight w:val="white"/>
          <w:rPrChange w:id="727" w:author="Author" w:date="2025-01-23T08:42:00Z">
            <w:rPr>
              <w:rFonts w:ascii="Times New Roman" w:hAnsi="Times New Roman"/>
              <w:color w:val="444746"/>
              <w:sz w:val="24"/>
              <w:highlight w:val="white"/>
            </w:rPr>
          </w:rPrChange>
        </w:rPr>
        <w:t>(2), e74-e92. https://doi.org/10.1111/cdev.</w:t>
      </w:r>
      <w:del w:id="728" w:author="Author" w:date="2025-01-23T08:42:00Z">
        <w:r>
          <w:rPr>
            <w:rFonts w:ascii="Times New Roman" w:eastAsia="Times New Roman" w:hAnsi="Times New Roman" w:cs="Times New Roman"/>
            <w:color w:val="444746"/>
            <w:sz w:val="24"/>
            <w:szCs w:val="24"/>
            <w:highlight w:val="white"/>
          </w:rPr>
          <w:delText>13718</w:delText>
        </w:r>
      </w:del>
      <w:ins w:id="729" w:author="Author" w:date="2025-01-23T08:42:00Z">
        <w:r>
          <w:rPr>
            <w:rFonts w:ascii="Times New Roman" w:eastAsia="Times New Roman" w:hAnsi="Times New Roman" w:cs="Times New Roman"/>
            <w:sz w:val="24"/>
            <w:szCs w:val="24"/>
            <w:highlight w:val="white"/>
          </w:rPr>
          <w:t>14034</w:t>
        </w:r>
      </w:ins>
    </w:p>
    <w:p w14:paraId="7B69899D" w14:textId="77777777" w:rsidR="00634943" w:rsidRDefault="004350FC">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MacWhinney</w:t>
      </w:r>
      <w:proofErr w:type="spellEnd"/>
      <w:r>
        <w:rPr>
          <w:rFonts w:ascii="Times New Roman" w:eastAsia="Times New Roman" w:hAnsi="Times New Roman" w:cs="Times New Roman"/>
          <w:sz w:val="24"/>
          <w:szCs w:val="24"/>
          <w:highlight w:val="white"/>
        </w:rPr>
        <w:t xml:space="preserve">, B. (2000). </w:t>
      </w:r>
      <w:r>
        <w:rPr>
          <w:rFonts w:ascii="Times New Roman" w:eastAsia="Times New Roman" w:hAnsi="Times New Roman" w:cs="Times New Roman"/>
          <w:i/>
          <w:sz w:val="24"/>
          <w:szCs w:val="24"/>
          <w:highlight w:val="white"/>
        </w:rPr>
        <w:t>The CHILDES project: Tools for analyzing talk</w:t>
      </w:r>
      <w:r>
        <w:rPr>
          <w:rFonts w:ascii="Times New Roman" w:hAnsi="Times New Roman"/>
          <w:i/>
          <w:sz w:val="24"/>
          <w:highlight w:val="white"/>
          <w:rPrChange w:id="730" w:author="Author" w:date="2025-01-23T08:42:00Z">
            <w:rPr>
              <w:rFonts w:ascii="Times New Roman" w:hAnsi="Times New Roman"/>
              <w:sz w:val="24"/>
              <w:highlight w:val="white"/>
            </w:rPr>
          </w:rPrChange>
        </w:rPr>
        <w:t xml:space="preserve">. </w:t>
      </w:r>
      <w:r>
        <w:rPr>
          <w:rFonts w:ascii="Times New Roman" w:eastAsia="Times New Roman" w:hAnsi="Times New Roman" w:cs="Times New Roman"/>
          <w:sz w:val="24"/>
          <w:szCs w:val="24"/>
          <w:highlight w:val="white"/>
        </w:rPr>
        <w:t>MIT Press.</w:t>
      </w:r>
    </w:p>
    <w:p w14:paraId="1AD15010" w14:textId="36822095" w:rsidR="00634943" w:rsidRDefault="004350FC">
      <w:pPr>
        <w:spacing w:before="120" w:after="240" w:line="480" w:lineRule="auto"/>
        <w:rPr>
          <w:rFonts w:ascii="Times New Roman" w:hAnsi="Times New Roman"/>
          <w:i/>
          <w:sz w:val="24"/>
          <w:highlight w:val="white"/>
          <w:rPrChange w:id="731" w:author="Author" w:date="2025-01-23T08:42:00Z">
            <w:rPr>
              <w:rFonts w:ascii="Times New Roman" w:hAnsi="Times New Roman"/>
              <w:sz w:val="24"/>
              <w:highlight w:val="white"/>
            </w:rPr>
          </w:rPrChange>
        </w:rPr>
      </w:pPr>
      <w:proofErr w:type="spellStart"/>
      <w:r>
        <w:rPr>
          <w:rFonts w:ascii="Times New Roman" w:eastAsia="Times New Roman" w:hAnsi="Times New Roman" w:cs="Times New Roman"/>
          <w:sz w:val="24"/>
          <w:szCs w:val="24"/>
          <w:highlight w:val="white"/>
        </w:rPr>
        <w:t>MacWhinney</w:t>
      </w:r>
      <w:proofErr w:type="spellEnd"/>
      <w:r>
        <w:rPr>
          <w:rFonts w:ascii="Times New Roman" w:eastAsia="Times New Roman" w:hAnsi="Times New Roman" w:cs="Times New Roman"/>
          <w:sz w:val="24"/>
          <w:szCs w:val="24"/>
          <w:highlight w:val="white"/>
        </w:rPr>
        <w:t>, B. (2019). Understand</w:t>
      </w:r>
      <w:r>
        <w:rPr>
          <w:rFonts w:ascii="Times New Roman" w:eastAsia="Times New Roman" w:hAnsi="Times New Roman" w:cs="Times New Roman"/>
          <w:sz w:val="24"/>
          <w:szCs w:val="24"/>
          <w:highlight w:val="white"/>
        </w:rPr>
        <w:t xml:space="preserve">ing spoken language through </w:t>
      </w:r>
      <w:proofErr w:type="spellStart"/>
      <w:r>
        <w:rPr>
          <w:rFonts w:ascii="Times New Roman" w:eastAsia="Times New Roman" w:hAnsi="Times New Roman" w:cs="Times New Roman"/>
          <w:sz w:val="24"/>
          <w:szCs w:val="24"/>
          <w:highlight w:val="white"/>
        </w:rPr>
        <w:t>TalkBank</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Behavior Research </w:t>
      </w:r>
      <w:del w:id="732" w:author="Author" w:date="2025-01-23T08:42:00Z">
        <w:r>
          <w:rPr>
            <w:rFonts w:ascii="Times New Roman" w:eastAsia="Times New Roman" w:hAnsi="Times New Roman" w:cs="Times New Roman"/>
            <w:i/>
            <w:sz w:val="24"/>
            <w:szCs w:val="24"/>
            <w:highlight w:val="white"/>
          </w:rPr>
          <w:delText>Methods</w:delText>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i/>
            <w:sz w:val="24"/>
            <w:szCs w:val="24"/>
            <w:highlight w:val="white"/>
          </w:rPr>
          <w:delText>51</w:delText>
        </w:r>
        <w:r>
          <w:rPr>
            <w:rFonts w:ascii="Times New Roman" w:eastAsia="Times New Roman" w:hAnsi="Times New Roman" w:cs="Times New Roman"/>
            <w:sz w:val="24"/>
            <w:szCs w:val="24"/>
            <w:highlight w:val="white"/>
          </w:rPr>
          <w:delText>, 1919–1927. https://doi.org/10.375</w:delText>
        </w:r>
        <w:r>
          <w:rPr>
            <w:rFonts w:ascii="Times New Roman" w:eastAsia="Times New Roman" w:hAnsi="Times New Roman" w:cs="Times New Roman"/>
            <w:sz w:val="24"/>
            <w:szCs w:val="24"/>
            <w:highlight w:val="white"/>
          </w:rPr>
          <w:delText>8/s13428-018-1174-5</w:delText>
        </w:r>
      </w:del>
    </w:p>
    <w:p w14:paraId="6AF92B62" w14:textId="77777777" w:rsidR="00634943" w:rsidRDefault="004350FC">
      <w:pPr>
        <w:spacing w:before="120" w:after="240" w:line="480" w:lineRule="auto"/>
        <w:ind w:firstLine="720"/>
        <w:rPr>
          <w:ins w:id="733" w:author="Author" w:date="2025-01-23T08:42:00Z"/>
          <w:rFonts w:ascii="Times New Roman" w:eastAsia="Times New Roman" w:hAnsi="Times New Roman" w:cs="Times New Roman"/>
          <w:sz w:val="24"/>
          <w:szCs w:val="24"/>
          <w:highlight w:val="white"/>
        </w:rPr>
      </w:pPr>
      <w:ins w:id="734" w:author="Author" w:date="2025-01-23T08:42:00Z">
        <w:r>
          <w:rPr>
            <w:rFonts w:ascii="Times New Roman" w:eastAsia="Times New Roman" w:hAnsi="Times New Roman" w:cs="Times New Roman"/>
            <w:i/>
            <w:sz w:val="24"/>
            <w:szCs w:val="24"/>
            <w:highlight w:val="white"/>
          </w:rPr>
          <w:t>Methods, 51</w:t>
        </w:r>
        <w:r>
          <w:rPr>
            <w:rFonts w:ascii="Times New Roman" w:eastAsia="Times New Roman" w:hAnsi="Times New Roman" w:cs="Times New Roman"/>
            <w:sz w:val="24"/>
            <w:szCs w:val="24"/>
            <w:highlight w:val="white"/>
          </w:rPr>
          <w:t>, 1919-1927. https://doi.org/10.3758/s13428-018-1174-9</w:t>
        </w:r>
      </w:ins>
    </w:p>
    <w:p w14:paraId="740249EE" w14:textId="77777777" w:rsidR="00634943" w:rsidRDefault="004350FC">
      <w:pPr>
        <w:spacing w:before="120" w:after="240" w:line="480" w:lineRule="auto"/>
        <w:rPr>
          <w:ins w:id="735" w:author="Author" w:date="2025-01-23T08:42:00Z"/>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Majid, A., &amp; Levinson, S. C. (2010). Weird languages have misled us, too. </w:t>
      </w:r>
      <w:r>
        <w:rPr>
          <w:rFonts w:ascii="Times New Roman" w:eastAsia="Times New Roman" w:hAnsi="Times New Roman" w:cs="Times New Roman"/>
          <w:i/>
          <w:sz w:val="24"/>
          <w:szCs w:val="24"/>
          <w:highlight w:val="white"/>
        </w:rPr>
        <w:t xml:space="preserve">Behavioral and Brain </w:t>
      </w:r>
    </w:p>
    <w:p w14:paraId="16DB2F11" w14:textId="6A16FB6F" w:rsidR="00634943" w:rsidRDefault="004350FC">
      <w:pPr>
        <w:spacing w:before="120" w:after="240" w:line="480" w:lineRule="auto"/>
        <w:ind w:firstLine="720"/>
        <w:rPr>
          <w:rFonts w:ascii="Times New Roman" w:hAnsi="Times New Roman"/>
          <w:sz w:val="24"/>
          <w:highlight w:val="white"/>
          <w:rPrChange w:id="736" w:author="Author" w:date="2025-01-23T08:42:00Z">
            <w:rPr>
              <w:rFonts w:ascii="Times New Roman" w:hAnsi="Times New Roman"/>
              <w:color w:val="4F81BD"/>
              <w:sz w:val="24"/>
              <w:highlight w:val="white"/>
              <w:u w:val="single"/>
            </w:rPr>
          </w:rPrChange>
        </w:rPr>
        <w:pPrChange w:id="737" w:author="Author" w:date="2025-01-23T08:42:00Z">
          <w:pPr>
            <w:spacing w:before="120" w:after="240" w:line="480" w:lineRule="auto"/>
          </w:pPr>
        </w:pPrChange>
      </w:pPr>
      <w:r>
        <w:rPr>
          <w:rFonts w:ascii="Times New Roman" w:eastAsia="Times New Roman" w:hAnsi="Times New Roman" w:cs="Times New Roman"/>
          <w:i/>
          <w:sz w:val="24"/>
          <w:szCs w:val="24"/>
          <w:highlight w:val="white"/>
        </w:rPr>
        <w:t>Sciences</w:t>
      </w:r>
      <w:r>
        <w:rPr>
          <w:rFonts w:ascii="Times New Roman" w:hAnsi="Times New Roman"/>
          <w:i/>
          <w:sz w:val="24"/>
          <w:highlight w:val="white"/>
          <w:rPrChange w:id="738"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33</w:t>
      </w:r>
      <w:r>
        <w:rPr>
          <w:rFonts w:ascii="Times New Roman" w:eastAsia="Times New Roman" w:hAnsi="Times New Roman" w:cs="Times New Roman"/>
          <w:sz w:val="24"/>
          <w:szCs w:val="24"/>
          <w:highlight w:val="white"/>
        </w:rPr>
        <w:t>(2-3), 103</w:t>
      </w:r>
      <w:del w:id="739" w:author="Author" w:date="2025-01-23T08:42:00Z">
        <w:r>
          <w:rPr>
            <w:rFonts w:ascii="Times New Roman" w:eastAsia="Times New Roman" w:hAnsi="Times New Roman" w:cs="Times New Roman"/>
            <w:sz w:val="24"/>
            <w:szCs w:val="24"/>
            <w:highlight w:val="white"/>
          </w:rPr>
          <w:delText>–</w:delText>
        </w:r>
      </w:del>
      <w:ins w:id="740"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103</w:t>
      </w:r>
      <w:del w:id="741" w:author="Author" w:date="2025-01-23T08:42:00Z">
        <w:r>
          <w:rPr>
            <w:rFonts w:ascii="Times New Roman" w:eastAsia="Times New Roman" w:hAnsi="Times New Roman" w:cs="Times New Roman"/>
            <w:sz w:val="24"/>
            <w:szCs w:val="24"/>
            <w:highlight w:val="white"/>
          </w:rPr>
          <w:delText>.</w:delText>
        </w:r>
        <w:r>
          <w:fldChar w:fldCharType="begin"/>
        </w:r>
        <w:r>
          <w:delInstrText xml:space="preserve"> HYPERLINK "https://doi.org/10.1017/s0140525x1000018x" \h </w:delInstrText>
        </w:r>
        <w:r>
          <w:fldChar w:fldCharType="separate"/>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sz w:val="24"/>
            <w:szCs w:val="24"/>
            <w:highlight w:val="white"/>
          </w:rPr>
          <w:fldChar w:fldCharType="end"/>
        </w:r>
        <w:r>
          <w:fldChar w:fldCharType="begin"/>
        </w:r>
        <w:r>
          <w:delInstrText xml:space="preserve"> HYPERLINK "https://doi.org/10.1017/s0140525x1000018x" \h </w:delInstrText>
        </w:r>
        <w:r>
          <w:fldChar w:fldCharType="separate"/>
        </w:r>
        <w:r>
          <w:rPr>
            <w:rFonts w:ascii="Times New Roman" w:eastAsia="Times New Roman" w:hAnsi="Times New Roman" w:cs="Times New Roman"/>
            <w:color w:val="4F81BD"/>
            <w:sz w:val="24"/>
            <w:szCs w:val="24"/>
            <w:highlight w:val="white"/>
            <w:u w:val="single"/>
          </w:rPr>
          <w:delText>https://doi.org/10.1017/s0140525x1000018x</w:delText>
        </w:r>
        <w:r>
          <w:rPr>
            <w:rFonts w:ascii="Times New Roman" w:eastAsia="Times New Roman" w:hAnsi="Times New Roman" w:cs="Times New Roman"/>
            <w:color w:val="4F81BD"/>
            <w:sz w:val="24"/>
            <w:szCs w:val="24"/>
            <w:highlight w:val="white"/>
            <w:u w:val="single"/>
          </w:rPr>
          <w:fldChar w:fldCharType="end"/>
        </w:r>
      </w:del>
      <w:ins w:id="742" w:author="Author" w:date="2025-01-23T08:42:00Z">
        <w:r>
          <w:rPr>
            <w:rFonts w:ascii="Times New Roman" w:eastAsia="Times New Roman" w:hAnsi="Times New Roman" w:cs="Times New Roman"/>
            <w:sz w:val="24"/>
            <w:szCs w:val="24"/>
            <w:highlight w:val="white"/>
          </w:rPr>
          <w:t>. https://doi.org/10.1017/S0140525X1000018X</w:t>
        </w:r>
      </w:ins>
    </w:p>
    <w:p w14:paraId="71A95F89" w14:textId="77777777" w:rsidR="00634943" w:rsidRDefault="004350FC">
      <w:pPr>
        <w:spacing w:before="120" w:after="240" w:line="480" w:lineRule="auto"/>
        <w:rPr>
          <w:ins w:id="743"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McCabe, A.,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xml:space="preserve">, C. S., Bornstein, M. H., </w:t>
      </w:r>
      <w:proofErr w:type="spellStart"/>
      <w:r>
        <w:rPr>
          <w:rFonts w:ascii="Times New Roman" w:eastAsia="Times New Roman" w:hAnsi="Times New Roman" w:cs="Times New Roman"/>
          <w:sz w:val="24"/>
          <w:szCs w:val="24"/>
          <w:highlight w:val="white"/>
        </w:rPr>
        <w:t>Brockmeyer</w:t>
      </w:r>
      <w:proofErr w:type="spellEnd"/>
      <w:r>
        <w:rPr>
          <w:rFonts w:ascii="Times New Roman" w:eastAsia="Times New Roman" w:hAnsi="Times New Roman" w:cs="Times New Roman"/>
          <w:sz w:val="24"/>
          <w:szCs w:val="24"/>
          <w:highlight w:val="white"/>
        </w:rPr>
        <w:t xml:space="preserve"> Cates, C., </w:t>
      </w:r>
      <w:proofErr w:type="spellStart"/>
      <w:r>
        <w:rPr>
          <w:rFonts w:ascii="Times New Roman" w:eastAsia="Times New Roman" w:hAnsi="Times New Roman" w:cs="Times New Roman"/>
          <w:sz w:val="24"/>
          <w:szCs w:val="24"/>
          <w:highlight w:val="white"/>
        </w:rPr>
        <w:t>Golinkoff</w:t>
      </w:r>
      <w:proofErr w:type="spellEnd"/>
      <w:r>
        <w:rPr>
          <w:rFonts w:ascii="Times New Roman" w:eastAsia="Times New Roman" w:hAnsi="Times New Roman" w:cs="Times New Roman"/>
          <w:sz w:val="24"/>
          <w:szCs w:val="24"/>
          <w:highlight w:val="white"/>
        </w:rPr>
        <w:t xml:space="preserve">, R., </w:t>
      </w:r>
    </w:p>
    <w:p w14:paraId="09C30C19" w14:textId="5E2954D1" w:rsidR="00634943" w:rsidRDefault="004350FC">
      <w:pPr>
        <w:spacing w:before="120" w:after="240" w:line="480" w:lineRule="auto"/>
        <w:ind w:left="720"/>
        <w:rPr>
          <w:rFonts w:ascii="Times New Roman" w:eastAsia="Times New Roman" w:hAnsi="Times New Roman" w:cs="Times New Roman"/>
          <w:sz w:val="24"/>
          <w:szCs w:val="24"/>
          <w:highlight w:val="white"/>
        </w:rPr>
        <w:pPrChange w:id="744" w:author="Author" w:date="2025-01-23T08:42:00Z">
          <w:pPr>
            <w:spacing w:before="120" w:after="240" w:line="480" w:lineRule="auto"/>
          </w:pPr>
        </w:pPrChange>
      </w:pPr>
      <w:proofErr w:type="spellStart"/>
      <w:r>
        <w:rPr>
          <w:rFonts w:ascii="Times New Roman" w:eastAsia="Times New Roman" w:hAnsi="Times New Roman" w:cs="Times New Roman"/>
          <w:sz w:val="24"/>
          <w:szCs w:val="24"/>
          <w:highlight w:val="white"/>
        </w:rPr>
        <w:t>Wishard</w:t>
      </w:r>
      <w:proofErr w:type="spellEnd"/>
      <w:r>
        <w:rPr>
          <w:rFonts w:ascii="Times New Roman" w:eastAsia="Times New Roman" w:hAnsi="Times New Roman" w:cs="Times New Roman"/>
          <w:sz w:val="24"/>
          <w:szCs w:val="24"/>
          <w:highlight w:val="white"/>
        </w:rPr>
        <w:t xml:space="preserve"> Guerra, A., </w:t>
      </w:r>
      <w:del w:id="745" w:author="Author" w:date="2025-01-23T08:42:00Z">
        <w:r>
          <w:rPr>
            <w:rFonts w:ascii="Times New Roman" w:eastAsia="Times New Roman" w:hAnsi="Times New Roman" w:cs="Times New Roman"/>
            <w:sz w:val="24"/>
            <w:szCs w:val="24"/>
            <w:highlight w:val="white"/>
          </w:rPr>
          <w:delText>&amp; others</w:delText>
        </w:r>
      </w:del>
      <w:ins w:id="746" w:author="Author" w:date="2025-01-23T08:42:00Z">
        <w:r>
          <w:rPr>
            <w:rFonts w:ascii="Times New Roman" w:eastAsia="Times New Roman" w:hAnsi="Times New Roman" w:cs="Times New Roman"/>
            <w:sz w:val="24"/>
            <w:szCs w:val="24"/>
            <w:highlight w:val="white"/>
          </w:rPr>
          <w:t>et al</w:t>
        </w:r>
      </w:ins>
      <w:r>
        <w:rPr>
          <w:rFonts w:ascii="Times New Roman" w:eastAsia="Times New Roman" w:hAnsi="Times New Roman" w:cs="Times New Roman"/>
          <w:sz w:val="24"/>
          <w:szCs w:val="24"/>
          <w:highlight w:val="white"/>
        </w:rPr>
        <w:t xml:space="preserve">. (2013). Multilingual children beyond myths and toward best practices. </w:t>
      </w:r>
      <w:r>
        <w:rPr>
          <w:rFonts w:ascii="Times New Roman" w:eastAsia="Times New Roman" w:hAnsi="Times New Roman" w:cs="Times New Roman"/>
          <w:i/>
          <w:sz w:val="24"/>
          <w:szCs w:val="24"/>
          <w:highlight w:val="white"/>
        </w:rPr>
        <w:t>Social poli</w:t>
      </w:r>
      <w:r>
        <w:rPr>
          <w:rFonts w:ascii="Times New Roman" w:eastAsia="Times New Roman" w:hAnsi="Times New Roman" w:cs="Times New Roman"/>
          <w:i/>
          <w:sz w:val="24"/>
          <w:szCs w:val="24"/>
          <w:highlight w:val="white"/>
        </w:rPr>
        <w:t>cy report,</w:t>
      </w:r>
      <w:r>
        <w:rPr>
          <w:rFonts w:ascii="Times New Roman" w:eastAsia="Times New Roman" w:hAnsi="Times New Roman" w:cs="Times New Roman"/>
          <w:sz w:val="24"/>
          <w:szCs w:val="24"/>
          <w:highlight w:val="white"/>
        </w:rPr>
        <w:t xml:space="preserve"> </w:t>
      </w:r>
      <w:ins w:id="747" w:author="Author" w:date="2025-01-23T08:42:00Z">
        <w:r>
          <w:rPr>
            <w:rFonts w:ascii="Times New Roman" w:eastAsia="Times New Roman" w:hAnsi="Times New Roman" w:cs="Times New Roman"/>
            <w:i/>
            <w:sz w:val="24"/>
            <w:szCs w:val="24"/>
            <w:highlight w:val="white"/>
          </w:rPr>
          <w:t>4</w:t>
        </w:r>
      </w:ins>
      <w:r>
        <w:rPr>
          <w:rFonts w:ascii="Times New Roman" w:eastAsia="Times New Roman" w:hAnsi="Times New Roman" w:cs="Times New Roman"/>
          <w:sz w:val="24"/>
          <w:szCs w:val="24"/>
          <w:highlight w:val="white"/>
        </w:rPr>
        <w:t>(27</w:t>
      </w:r>
      <w:del w:id="748" w:author="Author" w:date="2025-01-23T08:42:00Z">
        <w:r>
          <w:rPr>
            <w:rFonts w:ascii="Times New Roman" w:eastAsia="Times New Roman" w:hAnsi="Times New Roman" w:cs="Times New Roman"/>
            <w:sz w:val="24"/>
            <w:szCs w:val="24"/>
            <w:highlight w:val="white"/>
          </w:rPr>
          <w:delText>)4.</w:delText>
        </w:r>
      </w:del>
      <w:ins w:id="749"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 xml:space="preserve"> Society for Research in Child Development.</w:t>
      </w:r>
      <w:ins w:id="750" w:author="Author" w:date="2025-01-23T08:42:00Z">
        <w:r>
          <w:rPr>
            <w:rFonts w:ascii="Times New Roman" w:eastAsia="Times New Roman" w:hAnsi="Times New Roman" w:cs="Times New Roman"/>
            <w:sz w:val="24"/>
            <w:szCs w:val="24"/>
            <w:highlight w:val="white"/>
          </w:rPr>
          <w:t xml:space="preserve"> https://doi.org/10.1002/j.2379-3988.2013.tb00077.x</w:t>
        </w:r>
      </w:ins>
    </w:p>
    <w:p w14:paraId="1AB3E257" w14:textId="77777777" w:rsidR="00634943" w:rsidRDefault="004350FC">
      <w:pPr>
        <w:spacing w:before="120" w:after="240" w:line="480" w:lineRule="auto"/>
        <w:rPr>
          <w:ins w:id="751" w:author="Author" w:date="2025-01-23T08:42:00Z"/>
          <w:rFonts w:ascii="Times New Roman" w:eastAsia="Times New Roman" w:hAnsi="Times New Roman" w:cs="Times New Roman"/>
          <w:sz w:val="24"/>
          <w:szCs w:val="24"/>
          <w:highlight w:val="white"/>
        </w:rPr>
      </w:pPr>
      <w:ins w:id="752" w:author="Author" w:date="2025-01-23T08:42:00Z">
        <w:r>
          <w:rPr>
            <w:rFonts w:ascii="Times New Roman" w:eastAsia="Times New Roman" w:hAnsi="Times New Roman" w:cs="Times New Roman"/>
            <w:sz w:val="24"/>
            <w:szCs w:val="24"/>
            <w:highlight w:val="white"/>
          </w:rPr>
          <w:t xml:space="preserve"> </w:t>
        </w:r>
      </w:ins>
      <w:proofErr w:type="spellStart"/>
      <w:r>
        <w:rPr>
          <w:rFonts w:ascii="Times New Roman" w:eastAsia="Times New Roman" w:hAnsi="Times New Roman" w:cs="Times New Roman"/>
          <w:sz w:val="24"/>
          <w:szCs w:val="24"/>
          <w:highlight w:val="white"/>
        </w:rPr>
        <w:t>Moriguchi</w:t>
      </w:r>
      <w:proofErr w:type="spellEnd"/>
      <w:r>
        <w:rPr>
          <w:rFonts w:ascii="Times New Roman" w:eastAsia="Times New Roman" w:hAnsi="Times New Roman" w:cs="Times New Roman"/>
          <w:sz w:val="24"/>
          <w:szCs w:val="24"/>
          <w:highlight w:val="white"/>
        </w:rPr>
        <w:t xml:space="preserve">, Y. (2022). Beyond bias to Western participants, authors, and editors in </w:t>
      </w:r>
    </w:p>
    <w:p w14:paraId="01FEF37C" w14:textId="72A7B2D6" w:rsidR="00634943" w:rsidRDefault="004350FC">
      <w:pPr>
        <w:spacing w:before="120" w:after="240" w:line="480" w:lineRule="auto"/>
        <w:ind w:firstLine="720"/>
        <w:rPr>
          <w:ins w:id="753"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developmental science. </w:t>
      </w:r>
      <w:r>
        <w:rPr>
          <w:rFonts w:ascii="Times New Roman" w:eastAsia="Times New Roman" w:hAnsi="Times New Roman" w:cs="Times New Roman"/>
          <w:i/>
          <w:sz w:val="24"/>
          <w:szCs w:val="24"/>
          <w:highlight w:val="white"/>
        </w:rPr>
        <w:t>Infant and Child Development</w:t>
      </w:r>
      <w:r>
        <w:rPr>
          <w:rFonts w:ascii="Times New Roman" w:hAnsi="Times New Roman"/>
          <w:i/>
          <w:sz w:val="24"/>
          <w:highlight w:val="white"/>
          <w:rPrChange w:id="754"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31</w:t>
      </w:r>
      <w:r>
        <w:rPr>
          <w:rFonts w:ascii="Times New Roman" w:eastAsia="Times New Roman" w:hAnsi="Times New Roman" w:cs="Times New Roman"/>
          <w:sz w:val="24"/>
          <w:szCs w:val="24"/>
          <w:highlight w:val="white"/>
        </w:rPr>
        <w:t>(1),</w:t>
      </w:r>
      <w:r>
        <w:rPr>
          <w:rFonts w:ascii="Times New Roman" w:eastAsia="Times New Roman" w:hAnsi="Times New Roman" w:cs="Times New Roman"/>
          <w:sz w:val="24"/>
          <w:szCs w:val="24"/>
          <w:highlight w:val="white"/>
        </w:rPr>
        <w:t xml:space="preserve"> e2256.</w:t>
      </w:r>
      <w:del w:id="755" w:author="Author" w:date="2025-01-23T08:42:00Z">
        <w:r>
          <w:rPr>
            <w:rFonts w:ascii="Times New Roman" w:eastAsia="Times New Roman" w:hAnsi="Times New Roman" w:cs="Times New Roman"/>
            <w:sz w:val="24"/>
            <w:szCs w:val="24"/>
            <w:highlight w:val="white"/>
          </w:rPr>
          <w:delText xml:space="preserve"> </w:delText>
        </w:r>
      </w:del>
    </w:p>
    <w:p w14:paraId="2CCF814A" w14:textId="77777777"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756" w:author="Author" w:date="2025-01-23T08:42:00Z">
          <w:pPr>
            <w:spacing w:before="120" w:after="240" w:line="480" w:lineRule="auto"/>
          </w:pPr>
        </w:pPrChange>
      </w:pPr>
      <w:r>
        <w:rPr>
          <w:rFonts w:ascii="Times New Roman" w:eastAsia="Times New Roman" w:hAnsi="Times New Roman" w:cs="Times New Roman"/>
          <w:sz w:val="24"/>
          <w:szCs w:val="24"/>
          <w:highlight w:val="white"/>
        </w:rPr>
        <w:t>https://doi.org/10.1002/icd.2256</w:t>
      </w:r>
    </w:p>
    <w:p w14:paraId="2F9FB1ED" w14:textId="26849E93" w:rsidR="00634943" w:rsidRDefault="004350FC">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Nielsen, M., </w:t>
      </w:r>
      <w:proofErr w:type="spellStart"/>
      <w:r>
        <w:rPr>
          <w:rFonts w:ascii="Times New Roman" w:eastAsia="Times New Roman" w:hAnsi="Times New Roman" w:cs="Times New Roman"/>
          <w:sz w:val="24"/>
          <w:szCs w:val="24"/>
          <w:highlight w:val="white"/>
        </w:rPr>
        <w:t>Haun</w:t>
      </w:r>
      <w:proofErr w:type="spellEnd"/>
      <w:r>
        <w:rPr>
          <w:rFonts w:ascii="Times New Roman" w:eastAsia="Times New Roman" w:hAnsi="Times New Roman" w:cs="Times New Roman"/>
          <w:sz w:val="24"/>
          <w:szCs w:val="24"/>
          <w:highlight w:val="white"/>
        </w:rPr>
        <w:t xml:space="preserve">, D., </w:t>
      </w:r>
      <w:proofErr w:type="spellStart"/>
      <w:r>
        <w:rPr>
          <w:rFonts w:ascii="Times New Roman" w:eastAsia="Times New Roman" w:hAnsi="Times New Roman" w:cs="Times New Roman"/>
          <w:sz w:val="24"/>
          <w:szCs w:val="24"/>
          <w:highlight w:val="white"/>
        </w:rPr>
        <w:t>Kärtner</w:t>
      </w:r>
      <w:proofErr w:type="spellEnd"/>
      <w:r>
        <w:rPr>
          <w:rFonts w:ascii="Times New Roman" w:eastAsia="Times New Roman" w:hAnsi="Times New Roman" w:cs="Times New Roman"/>
          <w:sz w:val="24"/>
          <w:szCs w:val="24"/>
          <w:highlight w:val="white"/>
        </w:rPr>
        <w:t xml:space="preserve">, J., &amp; </w:t>
      </w:r>
      <w:proofErr w:type="spellStart"/>
      <w:r>
        <w:rPr>
          <w:rFonts w:ascii="Times New Roman" w:eastAsia="Times New Roman" w:hAnsi="Times New Roman" w:cs="Times New Roman"/>
          <w:sz w:val="24"/>
          <w:szCs w:val="24"/>
          <w:highlight w:val="white"/>
        </w:rPr>
        <w:t>Legare</w:t>
      </w:r>
      <w:proofErr w:type="spellEnd"/>
      <w:r>
        <w:rPr>
          <w:rFonts w:ascii="Times New Roman" w:eastAsia="Times New Roman" w:hAnsi="Times New Roman" w:cs="Times New Roman"/>
          <w:sz w:val="24"/>
          <w:szCs w:val="24"/>
          <w:highlight w:val="white"/>
        </w:rPr>
        <w:t xml:space="preserve">, C. H. (2017). The persistent sampling bias in </w:t>
      </w:r>
      <w:del w:id="757" w:author="Author" w:date="2025-01-23T08:42:00Z">
        <w:r>
          <w:rPr>
            <w:rFonts w:ascii="Times New Roman" w:eastAsia="Times New Roman" w:hAnsi="Times New Roman" w:cs="Times New Roman"/>
            <w:sz w:val="24"/>
            <w:szCs w:val="24"/>
            <w:highlight w:val="white"/>
          </w:rPr>
          <w:delText xml:space="preserve">developmental psychology: A call to action. </w:delText>
        </w:r>
        <w:r>
          <w:rPr>
            <w:rFonts w:ascii="Times New Roman" w:eastAsia="Times New Roman" w:hAnsi="Times New Roman" w:cs="Times New Roman"/>
            <w:i/>
            <w:sz w:val="24"/>
            <w:szCs w:val="24"/>
            <w:highlight w:val="white"/>
          </w:rPr>
          <w:delText>Journal of Experimental Child Psychology</w:delText>
        </w:r>
        <w:r>
          <w:rPr>
            <w:rFonts w:ascii="Times New Roman" w:eastAsia="Times New Roman" w:hAnsi="Times New Roman" w:cs="Times New Roman"/>
            <w:sz w:val="24"/>
            <w:szCs w:val="24"/>
            <w:highlight w:val="white"/>
          </w:rPr>
          <w:delText xml:space="preserve">, </w:delText>
        </w:r>
        <w:r>
          <w:rPr>
            <w:rFonts w:ascii="Times New Roman" w:eastAsia="Times New Roman" w:hAnsi="Times New Roman" w:cs="Times New Roman"/>
            <w:i/>
            <w:sz w:val="24"/>
            <w:szCs w:val="24"/>
            <w:highlight w:val="white"/>
          </w:rPr>
          <w:delText>162</w:delText>
        </w:r>
        <w:r>
          <w:rPr>
            <w:rFonts w:ascii="Times New Roman" w:eastAsia="Times New Roman" w:hAnsi="Times New Roman" w:cs="Times New Roman"/>
            <w:sz w:val="24"/>
            <w:szCs w:val="24"/>
            <w:highlight w:val="white"/>
          </w:rPr>
          <w:delText>, 31–38. https://doi.org/10.1016/j.jecp.20</w:delText>
        </w:r>
        <w:r>
          <w:rPr>
            <w:rFonts w:ascii="Times New Roman" w:eastAsia="Times New Roman" w:hAnsi="Times New Roman" w:cs="Times New Roman"/>
            <w:sz w:val="24"/>
            <w:szCs w:val="24"/>
            <w:highlight w:val="white"/>
          </w:rPr>
          <w:delText>17.04.017</w:delText>
        </w:r>
      </w:del>
    </w:p>
    <w:p w14:paraId="1C79AADD" w14:textId="77777777" w:rsidR="00634943" w:rsidRDefault="004350FC">
      <w:pPr>
        <w:spacing w:before="120" w:after="240" w:line="480" w:lineRule="auto"/>
        <w:ind w:left="720"/>
        <w:rPr>
          <w:ins w:id="758" w:author="Author" w:date="2025-01-23T08:42:00Z"/>
          <w:rFonts w:ascii="Times New Roman" w:eastAsia="Times New Roman" w:hAnsi="Times New Roman" w:cs="Times New Roman"/>
          <w:sz w:val="24"/>
          <w:szCs w:val="24"/>
          <w:highlight w:val="white"/>
        </w:rPr>
      </w:pPr>
      <w:ins w:id="759" w:author="Author" w:date="2025-01-23T08:42:00Z">
        <w:r>
          <w:rPr>
            <w:rFonts w:ascii="Times New Roman" w:eastAsia="Times New Roman" w:hAnsi="Times New Roman" w:cs="Times New Roman"/>
            <w:sz w:val="24"/>
            <w:szCs w:val="24"/>
            <w:highlight w:val="white"/>
          </w:rPr>
          <w:t xml:space="preserve">developmental psychology: A call to action. </w:t>
        </w:r>
        <w:r>
          <w:rPr>
            <w:rFonts w:ascii="Times New Roman" w:eastAsia="Times New Roman" w:hAnsi="Times New Roman" w:cs="Times New Roman"/>
            <w:i/>
            <w:sz w:val="24"/>
            <w:szCs w:val="24"/>
            <w:highlight w:val="white"/>
          </w:rPr>
          <w:t>Journal of Experimental Child Psychology, 162</w:t>
        </w:r>
        <w:r>
          <w:rPr>
            <w:rFonts w:ascii="Times New Roman" w:eastAsia="Times New Roman" w:hAnsi="Times New Roman" w:cs="Times New Roman"/>
            <w:sz w:val="24"/>
            <w:szCs w:val="24"/>
            <w:highlight w:val="white"/>
          </w:rPr>
          <w:t>, 31-38. https://doi.org/10.1016/</w:t>
        </w:r>
        <w:r>
          <w:rPr>
            <w:rFonts w:ascii="Times New Roman" w:eastAsia="Times New Roman" w:hAnsi="Times New Roman" w:cs="Times New Roman"/>
            <w:sz w:val="24"/>
            <w:szCs w:val="24"/>
            <w:highlight w:val="white"/>
          </w:rPr>
          <w:t>j.jecp.2017.04.017</w:t>
        </w:r>
      </w:ins>
    </w:p>
    <w:p w14:paraId="029CAAFE" w14:textId="77777777" w:rsidR="00634943" w:rsidRDefault="004350FC">
      <w:pPr>
        <w:spacing w:before="120" w:after="240" w:line="480" w:lineRule="auto"/>
        <w:rPr>
          <w:ins w:id="760" w:author="Author" w:date="2025-01-23T08:42:00Z"/>
          <w:rFonts w:ascii="Times New Roman" w:eastAsia="Times New Roman" w:hAnsi="Times New Roman" w:cs="Times New Roman"/>
          <w:sz w:val="24"/>
          <w:szCs w:val="24"/>
          <w:highlight w:val="white"/>
        </w:rPr>
      </w:pPr>
      <w:ins w:id="761" w:author="Author" w:date="2025-01-23T08:42:00Z">
        <w:r>
          <w:rPr>
            <w:rFonts w:ascii="Times New Roman" w:eastAsia="Times New Roman" w:hAnsi="Times New Roman" w:cs="Times New Roman"/>
            <w:sz w:val="24"/>
            <w:szCs w:val="24"/>
            <w:highlight w:val="white"/>
          </w:rPr>
          <w:t xml:space="preserve"> </w:t>
        </w:r>
      </w:ins>
      <w:proofErr w:type="spellStart"/>
      <w:r>
        <w:rPr>
          <w:rFonts w:ascii="Times New Roman" w:eastAsia="Times New Roman" w:hAnsi="Times New Roman" w:cs="Times New Roman"/>
          <w:sz w:val="24"/>
          <w:szCs w:val="24"/>
          <w:highlight w:val="white"/>
        </w:rPr>
        <w:t>Oshima-Takane</w:t>
      </w:r>
      <w:proofErr w:type="spellEnd"/>
      <w:r>
        <w:rPr>
          <w:rFonts w:ascii="Times New Roman" w:eastAsia="Times New Roman" w:hAnsi="Times New Roman" w:cs="Times New Roman"/>
          <w:sz w:val="24"/>
          <w:szCs w:val="24"/>
          <w:highlight w:val="white"/>
        </w:rPr>
        <w:t xml:space="preserve">, Y., </w:t>
      </w:r>
      <w:proofErr w:type="spellStart"/>
      <w:r>
        <w:rPr>
          <w:rFonts w:ascii="Times New Roman" w:eastAsia="Times New Roman" w:hAnsi="Times New Roman" w:cs="Times New Roman"/>
          <w:sz w:val="24"/>
          <w:szCs w:val="24"/>
          <w:highlight w:val="white"/>
        </w:rPr>
        <w:t>Goodz</w:t>
      </w:r>
      <w:proofErr w:type="spellEnd"/>
      <w:r>
        <w:rPr>
          <w:rFonts w:ascii="Times New Roman" w:eastAsia="Times New Roman" w:hAnsi="Times New Roman" w:cs="Times New Roman"/>
          <w:sz w:val="24"/>
          <w:szCs w:val="24"/>
          <w:highlight w:val="white"/>
        </w:rPr>
        <w:t xml:space="preserve">, E., &amp; </w:t>
      </w:r>
      <w:proofErr w:type="spellStart"/>
      <w:r>
        <w:rPr>
          <w:rFonts w:ascii="Times New Roman" w:eastAsia="Times New Roman" w:hAnsi="Times New Roman" w:cs="Times New Roman"/>
          <w:sz w:val="24"/>
          <w:szCs w:val="24"/>
          <w:highlight w:val="white"/>
        </w:rPr>
        <w:t>Derevensky</w:t>
      </w:r>
      <w:proofErr w:type="spellEnd"/>
      <w:r>
        <w:rPr>
          <w:rFonts w:ascii="Times New Roman" w:eastAsia="Times New Roman" w:hAnsi="Times New Roman" w:cs="Times New Roman"/>
          <w:sz w:val="24"/>
          <w:szCs w:val="24"/>
          <w:highlight w:val="white"/>
        </w:rPr>
        <w:t xml:space="preserve">, J. L. (1996). Birth order effects on early </w:t>
      </w:r>
    </w:p>
    <w:p w14:paraId="4F58896C" w14:textId="2A8C829D" w:rsidR="00634943" w:rsidRDefault="004350FC">
      <w:pPr>
        <w:spacing w:before="120" w:after="240" w:line="480" w:lineRule="auto"/>
        <w:ind w:left="720"/>
        <w:rPr>
          <w:rFonts w:ascii="Times New Roman" w:eastAsia="Times New Roman" w:hAnsi="Times New Roman" w:cs="Times New Roman"/>
          <w:sz w:val="24"/>
          <w:szCs w:val="24"/>
          <w:highlight w:val="white"/>
        </w:rPr>
        <w:pPrChange w:id="762"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language development: Do </w:t>
      </w:r>
      <w:proofErr w:type="spellStart"/>
      <w:r>
        <w:rPr>
          <w:rFonts w:ascii="Times New Roman" w:eastAsia="Times New Roman" w:hAnsi="Times New Roman" w:cs="Times New Roman"/>
          <w:sz w:val="24"/>
          <w:szCs w:val="24"/>
          <w:highlight w:val="white"/>
        </w:rPr>
        <w:t>secondborn</w:t>
      </w:r>
      <w:proofErr w:type="spellEnd"/>
      <w:r>
        <w:rPr>
          <w:rFonts w:ascii="Times New Roman" w:eastAsia="Times New Roman" w:hAnsi="Times New Roman" w:cs="Times New Roman"/>
          <w:sz w:val="24"/>
          <w:szCs w:val="24"/>
          <w:highlight w:val="white"/>
        </w:rPr>
        <w:t xml:space="preserve"> children learn from overheard speech? </w:t>
      </w:r>
      <w:r>
        <w:rPr>
          <w:rFonts w:ascii="Times New Roman" w:eastAsia="Times New Roman" w:hAnsi="Times New Roman" w:cs="Times New Roman"/>
          <w:i/>
          <w:sz w:val="24"/>
          <w:szCs w:val="24"/>
          <w:highlight w:val="white"/>
        </w:rPr>
        <w:t>Child Development</w:t>
      </w:r>
      <w:r>
        <w:rPr>
          <w:rFonts w:ascii="Times New Roman" w:hAnsi="Times New Roman"/>
          <w:i/>
          <w:sz w:val="24"/>
          <w:highlight w:val="white"/>
          <w:rPrChange w:id="763"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67</w:t>
      </w:r>
      <w:r>
        <w:rPr>
          <w:rFonts w:ascii="Times New Roman" w:eastAsia="Times New Roman" w:hAnsi="Times New Roman" w:cs="Times New Roman"/>
          <w:sz w:val="24"/>
          <w:szCs w:val="24"/>
          <w:highlight w:val="white"/>
        </w:rPr>
        <w:t>(2), 621</w:t>
      </w:r>
      <w:del w:id="764" w:author="Author" w:date="2025-01-23T08:42:00Z">
        <w:r>
          <w:rPr>
            <w:rFonts w:ascii="Times New Roman" w:eastAsia="Times New Roman" w:hAnsi="Times New Roman" w:cs="Times New Roman"/>
            <w:sz w:val="24"/>
            <w:szCs w:val="24"/>
            <w:highlight w:val="white"/>
          </w:rPr>
          <w:delText>–</w:delText>
        </w:r>
      </w:del>
      <w:ins w:id="765"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634. https://doi.org/10.</w:t>
      </w:r>
      <w:del w:id="766" w:author="Author" w:date="2025-01-23T08:42:00Z">
        <w:r>
          <w:rPr>
            <w:rFonts w:ascii="Times New Roman" w:eastAsia="Times New Roman" w:hAnsi="Times New Roman" w:cs="Times New Roman"/>
            <w:sz w:val="24"/>
            <w:szCs w:val="24"/>
            <w:highlight w:val="white"/>
          </w:rPr>
          <w:delText>2307/1131833</w:delText>
        </w:r>
      </w:del>
      <w:ins w:id="767" w:author="Author" w:date="2025-01-23T08:42:00Z">
        <w:r>
          <w:rPr>
            <w:rFonts w:ascii="Times New Roman" w:eastAsia="Times New Roman" w:hAnsi="Times New Roman" w:cs="Times New Roman"/>
            <w:sz w:val="24"/>
            <w:szCs w:val="24"/>
            <w:highlight w:val="white"/>
          </w:rPr>
          <w:t>1111/j.1467-</w:t>
        </w:r>
        <w:proofErr w:type="gramStart"/>
        <w:r>
          <w:rPr>
            <w:rFonts w:ascii="Times New Roman" w:eastAsia="Times New Roman" w:hAnsi="Times New Roman" w:cs="Times New Roman"/>
            <w:sz w:val="24"/>
            <w:szCs w:val="24"/>
            <w:highlight w:val="white"/>
          </w:rPr>
          <w:t>8624.199</w:t>
        </w:r>
        <w:r>
          <w:rPr>
            <w:rFonts w:ascii="Times New Roman" w:eastAsia="Times New Roman" w:hAnsi="Times New Roman" w:cs="Times New Roman"/>
            <w:sz w:val="24"/>
            <w:szCs w:val="24"/>
            <w:highlight w:val="white"/>
          </w:rPr>
          <w:t>6.tb</w:t>
        </w:r>
        <w:proofErr w:type="gramEnd"/>
        <w:r>
          <w:rPr>
            <w:rFonts w:ascii="Times New Roman" w:eastAsia="Times New Roman" w:hAnsi="Times New Roman" w:cs="Times New Roman"/>
            <w:sz w:val="24"/>
            <w:szCs w:val="24"/>
            <w:highlight w:val="white"/>
          </w:rPr>
          <w:t>01755.x</w:t>
        </w:r>
      </w:ins>
    </w:p>
    <w:p w14:paraId="129CC217" w14:textId="6B7B91BB" w:rsidR="00634943" w:rsidRDefault="004350FC">
      <w:pPr>
        <w:spacing w:before="120" w:after="240" w:line="480" w:lineRule="auto"/>
        <w:rPr>
          <w:ins w:id="768"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Bernard, J. Y., </w:t>
      </w:r>
      <w:proofErr w:type="spellStart"/>
      <w:r>
        <w:rPr>
          <w:rFonts w:ascii="Times New Roman" w:eastAsia="Times New Roman" w:hAnsi="Times New Roman" w:cs="Times New Roman"/>
          <w:sz w:val="24"/>
          <w:szCs w:val="24"/>
          <w:highlight w:val="white"/>
        </w:rPr>
        <w:t>Hoertel</w:t>
      </w:r>
      <w:proofErr w:type="spellEnd"/>
      <w:r>
        <w:rPr>
          <w:rFonts w:ascii="Times New Roman" w:eastAsia="Times New Roman" w:hAnsi="Times New Roman" w:cs="Times New Roman"/>
          <w:sz w:val="24"/>
          <w:szCs w:val="24"/>
          <w:highlight w:val="white"/>
        </w:rPr>
        <w:t xml:space="preserve">, N.,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A., Charles, M.-A., De Agostini, M., et al.</w:t>
      </w:r>
      <w:del w:id="769" w:author="Author" w:date="2025-01-23T08:42:00Z">
        <w:r>
          <w:rPr>
            <w:rFonts w:ascii="Times New Roman" w:eastAsia="Times New Roman" w:hAnsi="Times New Roman" w:cs="Times New Roman"/>
            <w:sz w:val="24"/>
            <w:szCs w:val="24"/>
            <w:highlight w:val="white"/>
          </w:rPr>
          <w:delText xml:space="preserve">others. </w:delText>
        </w:r>
      </w:del>
    </w:p>
    <w:p w14:paraId="22CEAC45" w14:textId="7E92A4D2" w:rsidR="00634943" w:rsidRDefault="004350FC">
      <w:pPr>
        <w:spacing w:before="120" w:after="240" w:line="480" w:lineRule="auto"/>
        <w:ind w:left="720"/>
        <w:rPr>
          <w:rFonts w:ascii="Times New Roman" w:eastAsia="Times New Roman" w:hAnsi="Times New Roman" w:cs="Times New Roman"/>
          <w:sz w:val="24"/>
          <w:szCs w:val="24"/>
          <w:highlight w:val="white"/>
        </w:rPr>
        <w:pPrChange w:id="770"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(2016). Differential effects of factors influencing cognitive development at the age of 5-to-6 years. </w:t>
      </w:r>
      <w:r>
        <w:rPr>
          <w:rFonts w:ascii="Times New Roman" w:eastAsia="Times New Roman" w:hAnsi="Times New Roman" w:cs="Times New Roman"/>
          <w:i/>
          <w:sz w:val="24"/>
          <w:szCs w:val="24"/>
          <w:highlight w:val="white"/>
        </w:rPr>
        <w:t>Cognitive Development</w:t>
      </w:r>
      <w:r>
        <w:rPr>
          <w:rFonts w:ascii="Times New Roman" w:hAnsi="Times New Roman"/>
          <w:i/>
          <w:sz w:val="24"/>
          <w:highlight w:val="white"/>
          <w:rPrChange w:id="771"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40</w:t>
      </w:r>
      <w:r>
        <w:rPr>
          <w:rFonts w:ascii="Times New Roman" w:eastAsia="Times New Roman" w:hAnsi="Times New Roman" w:cs="Times New Roman"/>
          <w:sz w:val="24"/>
          <w:szCs w:val="24"/>
          <w:highlight w:val="white"/>
        </w:rPr>
        <w:t>, 152</w:t>
      </w:r>
      <w:del w:id="772" w:author="Author" w:date="2025-01-23T08:42:00Z">
        <w:r>
          <w:rPr>
            <w:rFonts w:ascii="Times New Roman" w:eastAsia="Times New Roman" w:hAnsi="Times New Roman" w:cs="Times New Roman"/>
            <w:sz w:val="24"/>
            <w:szCs w:val="24"/>
            <w:highlight w:val="white"/>
          </w:rPr>
          <w:delText>–162. https://doi.org/10.1016/j.cogdev.2016</w:delText>
        </w:r>
        <w:r>
          <w:rPr>
            <w:rFonts w:ascii="Times New Roman" w:eastAsia="Times New Roman" w:hAnsi="Times New Roman" w:cs="Times New Roman"/>
            <w:sz w:val="24"/>
            <w:szCs w:val="24"/>
            <w:highlight w:val="white"/>
          </w:rPr>
          <w:delText>.10.003</w:delText>
        </w:r>
      </w:del>
      <w:ins w:id="773" w:author="Author" w:date="2025-01-23T08:42:00Z">
        <w:r>
          <w:rPr>
            <w:rFonts w:ascii="Times New Roman" w:eastAsia="Times New Roman" w:hAnsi="Times New Roman" w:cs="Times New Roman"/>
            <w:sz w:val="24"/>
            <w:szCs w:val="24"/>
            <w:highlight w:val="white"/>
          </w:rPr>
          <w:t xml:space="preserve">-162. </w:t>
        </w:r>
        <w:r>
          <w:fldChar w:fldCharType="begin"/>
        </w:r>
        <w:r>
          <w:instrText xml:space="preserve"> HYPERLINK "https://doi.org/10.1016/j.cogdev.2016.10.001" \h </w:instrText>
        </w:r>
        <w:r>
          <w:fldChar w:fldCharType="separate"/>
        </w:r>
        <w:r>
          <w:rPr>
            <w:rFonts w:ascii="Times New Roman" w:eastAsia="Times New Roman" w:hAnsi="Times New Roman" w:cs="Times New Roman"/>
            <w:color w:val="1155CC"/>
            <w:sz w:val="24"/>
            <w:szCs w:val="24"/>
            <w:highlight w:val="white"/>
            <w:u w:val="single"/>
          </w:rPr>
          <w:t>https://doi.org/10.1016/j.cogdev.2016.10.001</w:t>
        </w:r>
        <w:r>
          <w:rPr>
            <w:rFonts w:ascii="Times New Roman" w:eastAsia="Times New Roman" w:hAnsi="Times New Roman" w:cs="Times New Roman"/>
            <w:color w:val="1155CC"/>
            <w:sz w:val="24"/>
            <w:szCs w:val="24"/>
            <w:highlight w:val="white"/>
            <w:u w:val="single"/>
          </w:rPr>
          <w:fldChar w:fldCharType="end"/>
        </w:r>
      </w:ins>
    </w:p>
    <w:p w14:paraId="6DB3AA95" w14:textId="77777777" w:rsidR="00634943" w:rsidRDefault="004350FC">
      <w:pPr>
        <w:spacing w:before="120" w:after="240" w:line="480" w:lineRule="auto"/>
        <w:rPr>
          <w:ins w:id="774" w:author="Author" w:date="2025-01-23T08:42:00Z"/>
          <w:rFonts w:ascii="Times New Roman" w:eastAsia="Times New Roman" w:hAnsi="Times New Roman" w:cs="Times New Roman"/>
          <w:sz w:val="24"/>
          <w:szCs w:val="24"/>
          <w:highlight w:val="white"/>
        </w:rPr>
      </w:pPr>
      <w:ins w:id="775" w:author="Author" w:date="2025-01-23T08:42:00Z">
        <w:r>
          <w:rPr>
            <w:rFonts w:ascii="Times New Roman" w:eastAsia="Times New Roman" w:hAnsi="Times New Roman" w:cs="Times New Roman"/>
            <w:sz w:val="24"/>
            <w:szCs w:val="24"/>
            <w:highlight w:val="white"/>
          </w:rPr>
          <w:t xml:space="preserve">Piot, L., Havron, N.,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Socioeconomic status correlates with measures of </w:t>
        </w:r>
      </w:ins>
    </w:p>
    <w:p w14:paraId="20A3F5F7" w14:textId="77777777" w:rsidR="00634943" w:rsidRDefault="004350FC">
      <w:pPr>
        <w:spacing w:before="120" w:after="240" w:line="480" w:lineRule="auto"/>
        <w:ind w:left="720"/>
        <w:rPr>
          <w:ins w:id="776" w:author="Author" w:date="2025-01-23T08:42:00Z"/>
          <w:rFonts w:ascii="Times New Roman" w:eastAsia="Times New Roman" w:hAnsi="Times New Roman" w:cs="Times New Roman"/>
          <w:sz w:val="24"/>
          <w:szCs w:val="24"/>
          <w:highlight w:val="white"/>
        </w:rPr>
      </w:pPr>
      <w:ins w:id="777" w:author="Author" w:date="2025-01-23T08:42:00Z">
        <w:r>
          <w:rPr>
            <w:rFonts w:ascii="Times New Roman" w:eastAsia="Times New Roman" w:hAnsi="Times New Roman" w:cs="Times New Roman"/>
            <w:sz w:val="24"/>
            <w:szCs w:val="24"/>
            <w:highlight w:val="white"/>
          </w:rPr>
          <w:t>Language Environment Analysis (LENA) system: A meta-ana</w:t>
        </w:r>
        <w:r>
          <w:rPr>
            <w:rFonts w:ascii="Times New Roman" w:eastAsia="Times New Roman" w:hAnsi="Times New Roman" w:cs="Times New Roman"/>
            <w:sz w:val="24"/>
            <w:szCs w:val="24"/>
            <w:highlight w:val="white"/>
          </w:rPr>
          <w:t>lysis.</w:t>
        </w:r>
        <w:r>
          <w:rPr>
            <w:rFonts w:ascii="Times New Roman" w:eastAsia="Times New Roman" w:hAnsi="Times New Roman" w:cs="Times New Roman"/>
            <w:i/>
            <w:sz w:val="24"/>
            <w:szCs w:val="24"/>
            <w:highlight w:val="white"/>
          </w:rPr>
          <w:t xml:space="preserve"> Journal of child language, 49</w:t>
        </w:r>
        <w:r>
          <w:rPr>
            <w:rFonts w:ascii="Times New Roman" w:eastAsia="Times New Roman" w:hAnsi="Times New Roman" w:cs="Times New Roman"/>
            <w:sz w:val="24"/>
            <w:szCs w:val="24"/>
            <w:highlight w:val="white"/>
          </w:rPr>
          <w:t xml:space="preserve">(5), 1037-1051. </w:t>
        </w:r>
        <w:r>
          <w:fldChar w:fldCharType="begin"/>
        </w:r>
        <w:r>
          <w:instrText xml:space="preserve"> HYPERLINK "https://doi.org/10.1016/j.cogdev.2016.10.001" \h </w:instrText>
        </w:r>
        <w:r>
          <w:fldChar w:fldCharType="separate"/>
        </w:r>
        <w:r>
          <w:rPr>
            <w:rFonts w:ascii="Times New Roman" w:eastAsia="Times New Roman" w:hAnsi="Times New Roman" w:cs="Times New Roman"/>
            <w:color w:val="1155CC"/>
            <w:sz w:val="24"/>
            <w:szCs w:val="24"/>
            <w:highlight w:val="white"/>
            <w:u w:val="single"/>
          </w:rPr>
          <w:t>https://doi.org</w:t>
        </w:r>
        <w:r>
          <w:rPr>
            <w:rFonts w:ascii="Times New Roman" w:eastAsia="Times New Roman" w:hAnsi="Times New Roman" w:cs="Times New Roman"/>
            <w:color w:val="1155CC"/>
            <w:sz w:val="24"/>
            <w:szCs w:val="24"/>
            <w:highlight w:val="white"/>
            <w:u w:val="single"/>
          </w:rPr>
          <w:fldChar w:fldCharType="end"/>
        </w:r>
        <w:r>
          <w:rPr>
            <w:rFonts w:ascii="Times New Roman" w:eastAsia="Times New Roman" w:hAnsi="Times New Roman" w:cs="Times New Roman"/>
            <w:color w:val="1155CC"/>
            <w:sz w:val="24"/>
            <w:szCs w:val="24"/>
            <w:highlight w:val="white"/>
            <w:u w:val="single"/>
          </w:rPr>
          <w:t>/10.1017/S0305000921000441</w:t>
        </w:r>
      </w:ins>
    </w:p>
    <w:p w14:paraId="4D1FC47E" w14:textId="5ACA1016" w:rsidR="00634943" w:rsidRDefault="004350FC">
      <w:pPr>
        <w:spacing w:before="120" w:after="240" w:line="480" w:lineRule="auto"/>
        <w:rPr>
          <w:ins w:id="778"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lastRenderedPageBreak/>
        <w:t>Pye</w:t>
      </w:r>
      <w:proofErr w:type="spellEnd"/>
      <w:r>
        <w:rPr>
          <w:rFonts w:ascii="Times New Roman" w:eastAsia="Times New Roman" w:hAnsi="Times New Roman" w:cs="Times New Roman"/>
          <w:sz w:val="24"/>
          <w:szCs w:val="24"/>
          <w:highlight w:val="white"/>
        </w:rPr>
        <w:t xml:space="preserve">, C. L. (1980). </w:t>
      </w:r>
      <w:r>
        <w:rPr>
          <w:rFonts w:ascii="Times New Roman" w:eastAsia="Times New Roman" w:hAnsi="Times New Roman" w:cs="Times New Roman"/>
          <w:i/>
          <w:sz w:val="24"/>
          <w:szCs w:val="24"/>
          <w:highlight w:val="white"/>
        </w:rPr>
        <w:t>The acquisition of grammatical morphemes in Quiche Mayan</w:t>
      </w:r>
      <w:r>
        <w:rPr>
          <w:rFonts w:ascii="Times New Roman" w:hAnsi="Times New Roman"/>
          <w:i/>
          <w:sz w:val="24"/>
          <w:highlight w:val="white"/>
          <w:rPrChange w:id="779" w:author="Author" w:date="2025-01-23T08:42:00Z">
            <w:rPr>
              <w:rFonts w:ascii="Times New Roman" w:hAnsi="Times New Roman"/>
              <w:sz w:val="24"/>
              <w:highlight w:val="white"/>
            </w:rPr>
          </w:rPrChange>
        </w:rPr>
        <w:t xml:space="preserve"> </w:t>
      </w:r>
      <w:r>
        <w:rPr>
          <w:rFonts w:ascii="Times New Roman" w:eastAsia="Times New Roman" w:hAnsi="Times New Roman" w:cs="Times New Roman"/>
          <w:sz w:val="24"/>
          <w:szCs w:val="24"/>
          <w:highlight w:val="white"/>
        </w:rPr>
        <w:t>[</w:t>
      </w:r>
      <w:del w:id="780" w:author="Author" w:date="2025-01-23T08:42:00Z">
        <w:r>
          <w:rPr>
            <w:rFonts w:ascii="Times New Roman" w:eastAsia="Times New Roman" w:hAnsi="Times New Roman" w:cs="Times New Roman"/>
            <w:sz w:val="24"/>
            <w:szCs w:val="24"/>
            <w:highlight w:val="white"/>
          </w:rPr>
          <w:delText>PhD Thesis].</w:delText>
        </w:r>
      </w:del>
      <w:ins w:id="781" w:author="Author" w:date="2025-01-23T08:42:00Z">
        <w:r>
          <w:rPr>
            <w:rFonts w:ascii="Times New Roman" w:eastAsia="Times New Roman" w:hAnsi="Times New Roman" w:cs="Times New Roman"/>
            <w:sz w:val="24"/>
            <w:szCs w:val="24"/>
            <w:highlight w:val="white"/>
          </w:rPr>
          <w:t xml:space="preserve">Doctoral </w:t>
        </w:r>
      </w:ins>
    </w:p>
    <w:p w14:paraId="56C205B7" w14:textId="14D80951"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782" w:author="Author" w:date="2025-01-23T08:42:00Z">
          <w:pPr>
            <w:spacing w:before="120" w:after="240" w:line="480" w:lineRule="auto"/>
          </w:pPr>
        </w:pPrChange>
      </w:pPr>
      <w:ins w:id="783" w:author="Author" w:date="2025-01-23T08:42:00Z">
        <w:r>
          <w:rPr>
            <w:rFonts w:ascii="Times New Roman" w:eastAsia="Times New Roman" w:hAnsi="Times New Roman" w:cs="Times New Roman"/>
            <w:sz w:val="24"/>
            <w:szCs w:val="24"/>
            <w:highlight w:val="white"/>
          </w:rPr>
          <w:t>dissertation,</w:t>
        </w:r>
      </w:ins>
      <w:r>
        <w:rPr>
          <w:rFonts w:ascii="Times New Roman" w:eastAsia="Times New Roman" w:hAnsi="Times New Roman" w:cs="Times New Roman"/>
          <w:sz w:val="24"/>
          <w:szCs w:val="24"/>
          <w:highlight w:val="white"/>
        </w:rPr>
        <w:t xml:space="preserve"> University of Pittsburgh</w:t>
      </w:r>
      <w:del w:id="784" w:author="Author" w:date="2025-01-23T08:42:00Z">
        <w:r>
          <w:rPr>
            <w:rFonts w:ascii="Times New Roman" w:eastAsia="Times New Roman" w:hAnsi="Times New Roman" w:cs="Times New Roman"/>
            <w:sz w:val="24"/>
            <w:szCs w:val="24"/>
            <w:highlight w:val="white"/>
          </w:rPr>
          <w:delText>.</w:delText>
        </w:r>
      </w:del>
      <w:ins w:id="785" w:author="Author" w:date="2025-01-23T08:42:00Z">
        <w:r>
          <w:rPr>
            <w:rFonts w:ascii="Times New Roman" w:eastAsia="Times New Roman" w:hAnsi="Times New Roman" w:cs="Times New Roman"/>
            <w:sz w:val="24"/>
            <w:szCs w:val="24"/>
            <w:highlight w:val="white"/>
          </w:rPr>
          <w:t>].</w:t>
        </w:r>
      </w:ins>
    </w:p>
    <w:p w14:paraId="6C62258E" w14:textId="77777777" w:rsidR="00634943" w:rsidRDefault="004350FC">
      <w:pPr>
        <w:spacing w:before="120" w:after="240" w:line="480" w:lineRule="auto"/>
        <w:rPr>
          <w:ins w:id="786" w:author="Author" w:date="2025-01-23T08:42:00Z"/>
          <w:rFonts w:ascii="Times New Roman" w:eastAsia="Times New Roman" w:hAnsi="Times New Roman" w:cs="Times New Roman"/>
          <w:i/>
          <w:sz w:val="24"/>
          <w:szCs w:val="24"/>
          <w:highlight w:val="white"/>
        </w:rPr>
      </w:pPr>
      <w:ins w:id="787" w:author="Author" w:date="2025-01-23T08:42:00Z">
        <w:r>
          <w:rPr>
            <w:rFonts w:ascii="Times New Roman" w:eastAsia="Times New Roman" w:hAnsi="Times New Roman" w:cs="Times New Roman"/>
            <w:sz w:val="24"/>
            <w:szCs w:val="24"/>
            <w:highlight w:val="white"/>
          </w:rPr>
          <w:t xml:space="preserve"> </w:t>
        </w:r>
      </w:ins>
      <w:proofErr w:type="spellStart"/>
      <w:r>
        <w:rPr>
          <w:rFonts w:ascii="Times New Roman" w:eastAsia="Times New Roman" w:hAnsi="Times New Roman" w:cs="Times New Roman"/>
          <w:sz w:val="24"/>
          <w:szCs w:val="24"/>
          <w:highlight w:val="white"/>
        </w:rPr>
        <w:t>Pye</w:t>
      </w:r>
      <w:proofErr w:type="spellEnd"/>
      <w:r>
        <w:rPr>
          <w:rFonts w:ascii="Times New Roman" w:eastAsia="Times New Roman" w:hAnsi="Times New Roman" w:cs="Times New Roman"/>
          <w:sz w:val="24"/>
          <w:szCs w:val="24"/>
          <w:highlight w:val="white"/>
        </w:rPr>
        <w:t xml:space="preserve">, C., &amp; </w:t>
      </w:r>
      <w:proofErr w:type="spellStart"/>
      <w:r>
        <w:rPr>
          <w:rFonts w:ascii="Times New Roman" w:eastAsia="Times New Roman" w:hAnsi="Times New Roman" w:cs="Times New Roman"/>
          <w:sz w:val="24"/>
          <w:szCs w:val="24"/>
          <w:highlight w:val="white"/>
        </w:rPr>
        <w:t>Poz</w:t>
      </w:r>
      <w:proofErr w:type="spellEnd"/>
      <w:r>
        <w:rPr>
          <w:rFonts w:ascii="Times New Roman" w:eastAsia="Times New Roman" w:hAnsi="Times New Roman" w:cs="Times New Roman"/>
          <w:sz w:val="24"/>
          <w:szCs w:val="24"/>
          <w:highlight w:val="white"/>
        </w:rPr>
        <w:t xml:space="preserve">, P. Q. (1988). </w:t>
      </w:r>
      <w:r>
        <w:rPr>
          <w:rFonts w:ascii="Times New Roman" w:hAnsi="Times New Roman"/>
          <w:sz w:val="24"/>
          <w:highlight w:val="white"/>
          <w:rPrChange w:id="788" w:author="Author" w:date="2025-01-23T08:42:00Z">
            <w:rPr>
              <w:rFonts w:ascii="Times New Roman" w:hAnsi="Times New Roman"/>
              <w:i/>
              <w:sz w:val="24"/>
              <w:highlight w:val="white"/>
            </w:rPr>
          </w:rPrChange>
        </w:rPr>
        <w:t>P</w:t>
      </w:r>
      <w:r>
        <w:rPr>
          <w:rFonts w:ascii="Times New Roman" w:eastAsia="Times New Roman" w:hAnsi="Times New Roman" w:cs="Times New Roman"/>
          <w:sz w:val="24"/>
          <w:szCs w:val="24"/>
          <w:highlight w:val="white"/>
        </w:rPr>
        <w:t xml:space="preserve">recocious passives (and </w:t>
      </w:r>
      <w:proofErr w:type="spellStart"/>
      <w:r>
        <w:rPr>
          <w:rFonts w:ascii="Times New Roman" w:eastAsia="Times New Roman" w:hAnsi="Times New Roman" w:cs="Times New Roman"/>
          <w:sz w:val="24"/>
          <w:szCs w:val="24"/>
          <w:highlight w:val="white"/>
        </w:rPr>
        <w:t>antipassives</w:t>
      </w:r>
      <w:proofErr w:type="spellEnd"/>
      <w:r>
        <w:rPr>
          <w:rFonts w:ascii="Times New Roman" w:eastAsia="Times New Roman" w:hAnsi="Times New Roman" w:cs="Times New Roman"/>
          <w:sz w:val="24"/>
          <w:szCs w:val="24"/>
          <w:highlight w:val="white"/>
        </w:rPr>
        <w:t>) in Quiche Mayan.</w:t>
      </w:r>
      <w:r>
        <w:rPr>
          <w:rFonts w:ascii="Times New Roman" w:hAnsi="Times New Roman"/>
          <w:sz w:val="24"/>
          <w:highlight w:val="white"/>
          <w:rPrChange w:id="789" w:author="Author" w:date="2025-01-23T08:42:00Z">
            <w:rPr>
              <w:rFonts w:ascii="Times New Roman" w:hAnsi="Times New Roman"/>
              <w:i/>
              <w:sz w:val="24"/>
              <w:highlight w:val="white"/>
            </w:rPr>
          </w:rPrChange>
        </w:rPr>
        <w:t xml:space="preserve"> </w:t>
      </w:r>
      <w:r>
        <w:rPr>
          <w:rFonts w:ascii="Times New Roman" w:eastAsia="Times New Roman" w:hAnsi="Times New Roman" w:cs="Times New Roman"/>
          <w:i/>
          <w:sz w:val="24"/>
          <w:szCs w:val="24"/>
          <w:highlight w:val="white"/>
        </w:rPr>
        <w:t xml:space="preserve">Journal </w:t>
      </w:r>
    </w:p>
    <w:p w14:paraId="0C479DE4" w14:textId="36515DAF"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790" w:author="Author" w:date="2025-01-23T08:42:00Z">
          <w:pPr>
            <w:spacing w:before="120" w:after="240" w:line="480" w:lineRule="auto"/>
          </w:pPr>
        </w:pPrChange>
      </w:pPr>
      <w:r>
        <w:rPr>
          <w:rFonts w:ascii="Times New Roman" w:eastAsia="Times New Roman" w:hAnsi="Times New Roman" w:cs="Times New Roman"/>
          <w:i/>
          <w:sz w:val="24"/>
          <w:szCs w:val="24"/>
          <w:highlight w:val="white"/>
        </w:rPr>
        <w:t>of Child Language, 15</w:t>
      </w:r>
      <w:r>
        <w:rPr>
          <w:rFonts w:ascii="Times New Roman" w:eastAsia="Times New Roman" w:hAnsi="Times New Roman" w:cs="Times New Roman"/>
          <w:sz w:val="24"/>
          <w:szCs w:val="24"/>
          <w:highlight w:val="white"/>
        </w:rPr>
        <w:t>(1), 129</w:t>
      </w:r>
      <w:del w:id="791" w:author="Author" w:date="2025-01-23T08:42:00Z">
        <w:r>
          <w:rPr>
            <w:rFonts w:ascii="Times New Roman" w:eastAsia="Times New Roman" w:hAnsi="Times New Roman" w:cs="Times New Roman"/>
            <w:sz w:val="24"/>
            <w:szCs w:val="24"/>
            <w:highlight w:val="white"/>
          </w:rPr>
          <w:delText>–</w:delText>
        </w:r>
      </w:del>
      <w:ins w:id="792"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135.</w:t>
      </w:r>
      <w:del w:id="793" w:author="Author" w:date="2025-01-23T08:42:00Z">
        <w:r>
          <w:rPr>
            <w:rFonts w:ascii="Times New Roman" w:eastAsia="Times New Roman" w:hAnsi="Times New Roman" w:cs="Times New Roman"/>
            <w:sz w:val="24"/>
            <w:szCs w:val="24"/>
            <w:highlight w:val="white"/>
          </w:rPr>
          <w:delText xml:space="preserve"> htt</w:delText>
        </w:r>
        <w:r>
          <w:rPr>
            <w:rFonts w:ascii="Times New Roman" w:eastAsia="Times New Roman" w:hAnsi="Times New Roman" w:cs="Times New Roman"/>
            <w:sz w:val="24"/>
            <w:szCs w:val="24"/>
            <w:highlight w:val="white"/>
          </w:rPr>
          <w:delText>ps://doi.org/10.1017/S0305000900013616</w:delText>
        </w:r>
      </w:del>
    </w:p>
    <w:p w14:paraId="3280FD7C" w14:textId="77777777" w:rsidR="00634943" w:rsidRDefault="004350FC">
      <w:pPr>
        <w:spacing w:before="120" w:after="240" w:line="480" w:lineRule="auto"/>
        <w:rPr>
          <w:ins w:id="794" w:author="Author" w:date="2025-01-23T08:42:00Z"/>
          <w:rFonts w:ascii="Times New Roman" w:eastAsia="Times New Roman" w:hAnsi="Times New Roman" w:cs="Times New Roman"/>
          <w:sz w:val="24"/>
          <w:szCs w:val="24"/>
          <w:highlight w:val="white"/>
        </w:rPr>
      </w:pPr>
      <w:ins w:id="795" w:author="Author" w:date="2025-01-23T08:42:00Z">
        <w:r>
          <w:rPr>
            <w:rFonts w:ascii="Times New Roman" w:eastAsia="Times New Roman" w:hAnsi="Times New Roman" w:cs="Times New Roman"/>
            <w:sz w:val="24"/>
            <w:szCs w:val="24"/>
            <w:highlight w:val="white"/>
          </w:rPr>
          <w:t xml:space="preserve">R Core Team. (2020). </w:t>
        </w:r>
        <w:r>
          <w:rPr>
            <w:rFonts w:ascii="Times New Roman" w:eastAsia="Times New Roman" w:hAnsi="Times New Roman" w:cs="Times New Roman"/>
            <w:i/>
            <w:sz w:val="24"/>
            <w:szCs w:val="24"/>
            <w:highlight w:val="white"/>
          </w:rPr>
          <w:t>R: A language and environment for statistical computing.</w:t>
        </w:r>
        <w:r>
          <w:rPr>
            <w:rFonts w:ascii="Times New Roman" w:eastAsia="Times New Roman" w:hAnsi="Times New Roman" w:cs="Times New Roman"/>
            <w:sz w:val="24"/>
            <w:szCs w:val="24"/>
            <w:highlight w:val="white"/>
          </w:rPr>
          <w:t xml:space="preserve"> R Foun</w:t>
        </w:r>
        <w:r>
          <w:rPr>
            <w:rFonts w:ascii="Times New Roman" w:eastAsia="Times New Roman" w:hAnsi="Times New Roman" w:cs="Times New Roman"/>
            <w:sz w:val="24"/>
            <w:szCs w:val="24"/>
            <w:highlight w:val="white"/>
          </w:rPr>
          <w:t xml:space="preserve">dation </w:t>
        </w:r>
      </w:ins>
    </w:p>
    <w:p w14:paraId="198946BB" w14:textId="77777777" w:rsidR="00634943" w:rsidRDefault="004350FC">
      <w:pPr>
        <w:spacing w:before="120" w:after="240" w:line="480" w:lineRule="auto"/>
        <w:ind w:firstLine="720"/>
        <w:rPr>
          <w:ins w:id="796" w:author="Author" w:date="2025-01-23T08:42:00Z"/>
          <w:rFonts w:ascii="Times New Roman" w:eastAsia="Times New Roman" w:hAnsi="Times New Roman" w:cs="Times New Roman"/>
          <w:sz w:val="24"/>
          <w:szCs w:val="24"/>
          <w:highlight w:val="white"/>
        </w:rPr>
      </w:pPr>
      <w:ins w:id="797" w:author="Author" w:date="2025-01-23T08:42:00Z">
        <w:r>
          <w:rPr>
            <w:rFonts w:ascii="Times New Roman" w:eastAsia="Times New Roman" w:hAnsi="Times New Roman" w:cs="Times New Roman"/>
            <w:sz w:val="24"/>
            <w:szCs w:val="24"/>
            <w:highlight w:val="white"/>
          </w:rPr>
          <w:t>for Statistical Computing, Vienna, Austria. URL</w:t>
        </w:r>
        <w:r>
          <w:fldChar w:fldCharType="begin"/>
        </w:r>
        <w:r>
          <w:instrText xml:space="preserve"> HYPERLINK "https://www.r-project.org/" \h </w:instrText>
        </w:r>
        <w:r>
          <w:fldChar w:fldCharType="separate"/>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fldChar w:fldCharType="end"/>
        </w:r>
        <w:r>
          <w:fldChar w:fldCharType="begin"/>
        </w:r>
        <w:r>
          <w:instrText xml:space="preserve"> HYPERLINK "https://www.r-project.org/" \h </w:instrText>
        </w:r>
        <w:r>
          <w:fldChar w:fldCharType="separate"/>
        </w:r>
        <w:r>
          <w:rPr>
            <w:rFonts w:ascii="Times New Roman" w:eastAsia="Times New Roman" w:hAnsi="Times New Roman" w:cs="Times New Roman"/>
            <w:color w:val="1155CC"/>
            <w:sz w:val="24"/>
            <w:szCs w:val="24"/>
            <w:highlight w:val="white"/>
            <w:u w:val="single"/>
          </w:rPr>
          <w:t>https://www.R-project.org/</w:t>
        </w:r>
        <w:r>
          <w:rPr>
            <w:rFonts w:ascii="Times New Roman" w:eastAsia="Times New Roman" w:hAnsi="Times New Roman" w:cs="Times New Roman"/>
            <w:color w:val="1155CC"/>
            <w:sz w:val="24"/>
            <w:szCs w:val="24"/>
            <w:highlight w:val="white"/>
            <w:u w:val="single"/>
          </w:rPr>
          <w:fldChar w:fldCharType="end"/>
        </w:r>
        <w:r>
          <w:rPr>
            <w:rFonts w:ascii="Times New Roman" w:eastAsia="Times New Roman" w:hAnsi="Times New Roman" w:cs="Times New Roman"/>
            <w:sz w:val="24"/>
            <w:szCs w:val="24"/>
            <w:highlight w:val="white"/>
          </w:rPr>
          <w:t>.</w:t>
        </w:r>
      </w:ins>
    </w:p>
    <w:p w14:paraId="426B2EC1" w14:textId="77777777" w:rsidR="00634943" w:rsidRDefault="004350FC">
      <w:pPr>
        <w:spacing w:before="120" w:after="240" w:line="480" w:lineRule="auto"/>
        <w:rPr>
          <w:ins w:id="798"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Richman, A. L., Miller, P. M.,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 xml:space="preserve">, R. A. (1992). Cultural and educational </w:t>
      </w:r>
      <w:r>
        <w:rPr>
          <w:rFonts w:ascii="Times New Roman" w:eastAsia="Times New Roman" w:hAnsi="Times New Roman" w:cs="Times New Roman"/>
          <w:sz w:val="24"/>
          <w:szCs w:val="24"/>
          <w:highlight w:val="white"/>
        </w:rPr>
        <w:t xml:space="preserve">variations in </w:t>
      </w:r>
    </w:p>
    <w:p w14:paraId="24ED6C25" w14:textId="77777777" w:rsidR="00634943" w:rsidRDefault="004350FC">
      <w:pPr>
        <w:spacing w:before="120" w:after="240" w:line="480" w:lineRule="auto"/>
        <w:ind w:left="720"/>
        <w:rPr>
          <w:rFonts w:ascii="Times New Roman" w:eastAsia="Times New Roman" w:hAnsi="Times New Roman" w:cs="Times New Roman"/>
          <w:sz w:val="24"/>
          <w:szCs w:val="24"/>
          <w:highlight w:val="white"/>
        </w:rPr>
        <w:pPrChange w:id="799"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maternal responsiveness. </w:t>
      </w:r>
      <w:r>
        <w:rPr>
          <w:rFonts w:ascii="Times New Roman" w:eastAsia="Times New Roman" w:hAnsi="Times New Roman" w:cs="Times New Roman"/>
          <w:i/>
          <w:sz w:val="24"/>
          <w:szCs w:val="24"/>
          <w:highlight w:val="white"/>
        </w:rPr>
        <w:t>Developmental Psychology</w:t>
      </w:r>
      <w:r>
        <w:rPr>
          <w:rFonts w:ascii="Times New Roman" w:hAnsi="Times New Roman"/>
          <w:i/>
          <w:sz w:val="24"/>
          <w:highlight w:val="white"/>
          <w:rPrChange w:id="800"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28</w:t>
      </w:r>
      <w:r>
        <w:rPr>
          <w:rFonts w:ascii="Times New Roman" w:eastAsia="Times New Roman" w:hAnsi="Times New Roman" w:cs="Times New Roman"/>
          <w:sz w:val="24"/>
          <w:szCs w:val="24"/>
          <w:highlight w:val="white"/>
        </w:rPr>
        <w:t>(4), 614. https://doi.org/10.1037/0012-1649.28.4.614</w:t>
      </w:r>
    </w:p>
    <w:p w14:paraId="435A8C9A" w14:textId="6A83E57A" w:rsidR="00634943" w:rsidRDefault="004350FC">
      <w:pPr>
        <w:spacing w:before="120" w:after="240" w:line="480" w:lineRule="auto"/>
        <w:rPr>
          <w:ins w:id="801" w:author="Author" w:date="2025-01-23T08:42:00Z"/>
          <w:rFonts w:ascii="Times New Roman" w:eastAsia="Times New Roman" w:hAnsi="Times New Roman" w:cs="Times New Roman"/>
          <w:sz w:val="24"/>
          <w:szCs w:val="24"/>
          <w:highlight w:val="white"/>
        </w:rPr>
      </w:pPr>
      <w:ins w:id="802" w:author="Author" w:date="2025-01-23T08:42:00Z">
        <w:r>
          <w:rPr>
            <w:rFonts w:ascii="Times New Roman" w:eastAsia="Times New Roman" w:hAnsi="Times New Roman" w:cs="Times New Roman"/>
            <w:sz w:val="24"/>
            <w:szCs w:val="24"/>
            <w:highlight w:val="white"/>
          </w:rPr>
          <w:t xml:space="preserve"> </w:t>
        </w:r>
      </w:ins>
      <w:r>
        <w:rPr>
          <w:rFonts w:ascii="Times New Roman" w:eastAsia="Times New Roman" w:hAnsi="Times New Roman" w:cs="Times New Roman"/>
          <w:sz w:val="24"/>
          <w:szCs w:val="24"/>
          <w:highlight w:val="white"/>
        </w:rPr>
        <w:t xml:space="preserve">Rowe, M. L. (2018). Understanding socioeconomic differences in </w:t>
      </w:r>
      <w:del w:id="803" w:author="Author" w:date="2025-01-23T08:42:00Z">
        <w:r>
          <w:rPr>
            <w:rFonts w:ascii="Times New Roman" w:eastAsia="Times New Roman" w:hAnsi="Times New Roman" w:cs="Times New Roman"/>
            <w:sz w:val="24"/>
            <w:szCs w:val="24"/>
            <w:highlight w:val="white"/>
          </w:rPr>
          <w:delText>parents’</w:delText>
        </w:r>
      </w:del>
      <w:ins w:id="804" w:author="Author" w:date="2025-01-23T08:42:00Z">
        <w:r>
          <w:rPr>
            <w:rFonts w:ascii="Times New Roman" w:eastAsia="Times New Roman" w:hAnsi="Times New Roman" w:cs="Times New Roman"/>
            <w:sz w:val="24"/>
            <w:szCs w:val="24"/>
            <w:highlight w:val="white"/>
          </w:rPr>
          <w:t>parents'</w:t>
        </w:r>
      </w:ins>
      <w:r>
        <w:rPr>
          <w:rFonts w:ascii="Times New Roman" w:eastAsia="Times New Roman" w:hAnsi="Times New Roman" w:cs="Times New Roman"/>
          <w:sz w:val="24"/>
          <w:szCs w:val="24"/>
          <w:highlight w:val="white"/>
        </w:rPr>
        <w:t xml:space="preserve"> speech to children. </w:t>
      </w:r>
    </w:p>
    <w:p w14:paraId="03D0BC87" w14:textId="7574EADE"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805" w:author="Author" w:date="2025-01-23T08:42:00Z">
          <w:pPr>
            <w:spacing w:before="120" w:after="240" w:line="480" w:lineRule="auto"/>
          </w:pPr>
        </w:pPrChange>
      </w:pPr>
      <w:r>
        <w:rPr>
          <w:rFonts w:ascii="Times New Roman" w:eastAsia="Times New Roman" w:hAnsi="Times New Roman" w:cs="Times New Roman"/>
          <w:i/>
          <w:sz w:val="24"/>
          <w:szCs w:val="24"/>
          <w:highlight w:val="white"/>
        </w:rPr>
        <w:t>Child Development Perspectives</w:t>
      </w:r>
      <w:r>
        <w:rPr>
          <w:rFonts w:ascii="Times New Roman" w:hAnsi="Times New Roman"/>
          <w:i/>
          <w:sz w:val="24"/>
          <w:highlight w:val="white"/>
          <w:rPrChange w:id="806"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12</w:t>
      </w:r>
      <w:r>
        <w:rPr>
          <w:rFonts w:ascii="Times New Roman" w:eastAsia="Times New Roman" w:hAnsi="Times New Roman" w:cs="Times New Roman"/>
          <w:sz w:val="24"/>
          <w:szCs w:val="24"/>
          <w:highlight w:val="white"/>
        </w:rPr>
        <w:t>(2), 12</w:t>
      </w:r>
      <w:r>
        <w:rPr>
          <w:rFonts w:ascii="Times New Roman" w:eastAsia="Times New Roman" w:hAnsi="Times New Roman" w:cs="Times New Roman"/>
          <w:sz w:val="24"/>
          <w:szCs w:val="24"/>
          <w:highlight w:val="white"/>
        </w:rPr>
        <w:t>2</w:t>
      </w:r>
      <w:del w:id="807" w:author="Author" w:date="2025-01-23T08:42:00Z">
        <w:r>
          <w:rPr>
            <w:rFonts w:ascii="Times New Roman" w:eastAsia="Times New Roman" w:hAnsi="Times New Roman" w:cs="Times New Roman"/>
            <w:sz w:val="24"/>
            <w:szCs w:val="24"/>
            <w:highlight w:val="white"/>
          </w:rPr>
          <w:delText>–</w:delText>
        </w:r>
      </w:del>
      <w:ins w:id="808"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127. https://doi.org/10.1111/cdep.</w:t>
      </w:r>
      <w:del w:id="809" w:author="Author" w:date="2025-01-23T08:42:00Z">
        <w:r>
          <w:rPr>
            <w:rFonts w:ascii="Times New Roman" w:eastAsia="Times New Roman" w:hAnsi="Times New Roman" w:cs="Times New Roman"/>
            <w:sz w:val="24"/>
            <w:szCs w:val="24"/>
            <w:highlight w:val="white"/>
          </w:rPr>
          <w:delText>12274</w:delText>
        </w:r>
      </w:del>
      <w:ins w:id="810" w:author="Author" w:date="2025-01-23T08:42:00Z">
        <w:r>
          <w:rPr>
            <w:rFonts w:ascii="Times New Roman" w:eastAsia="Times New Roman" w:hAnsi="Times New Roman" w:cs="Times New Roman"/>
            <w:sz w:val="24"/>
            <w:szCs w:val="24"/>
            <w:highlight w:val="white"/>
          </w:rPr>
          <w:t>12271</w:t>
        </w:r>
      </w:ins>
    </w:p>
    <w:p w14:paraId="79DD2C94" w14:textId="21634235" w:rsidR="00634943" w:rsidRDefault="004350FC">
      <w:pPr>
        <w:spacing w:before="120" w:after="240" w:line="480" w:lineRule="auto"/>
        <w:rPr>
          <w:ins w:id="811"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Sarvasy</w:t>
      </w:r>
      <w:proofErr w:type="spellEnd"/>
      <w:r>
        <w:rPr>
          <w:rFonts w:ascii="Times New Roman" w:eastAsia="Times New Roman" w:hAnsi="Times New Roman" w:cs="Times New Roman"/>
          <w:sz w:val="24"/>
          <w:szCs w:val="24"/>
          <w:highlight w:val="white"/>
        </w:rPr>
        <w:t xml:space="preserve">, H. (2017). </w:t>
      </w:r>
      <w:r>
        <w:rPr>
          <w:rFonts w:ascii="Times New Roman" w:hAnsi="Times New Roman"/>
          <w:sz w:val="24"/>
          <w:highlight w:val="white"/>
          <w:rPrChange w:id="812" w:author="Author" w:date="2025-01-23T08:42:00Z">
            <w:rPr>
              <w:rFonts w:ascii="Times New Roman" w:hAnsi="Times New Roman"/>
              <w:i/>
              <w:sz w:val="24"/>
              <w:highlight w:val="white"/>
            </w:rPr>
          </w:rPrChange>
        </w:rPr>
        <w:t xml:space="preserve">A grammar of </w:t>
      </w:r>
      <w:proofErr w:type="spellStart"/>
      <w:r>
        <w:rPr>
          <w:rFonts w:ascii="Times New Roman" w:hAnsi="Times New Roman"/>
          <w:sz w:val="24"/>
          <w:highlight w:val="white"/>
          <w:rPrChange w:id="813" w:author="Author" w:date="2025-01-23T08:42:00Z">
            <w:rPr>
              <w:rFonts w:ascii="Times New Roman" w:hAnsi="Times New Roman"/>
              <w:i/>
              <w:sz w:val="24"/>
              <w:highlight w:val="white"/>
            </w:rPr>
          </w:rPrChange>
        </w:rPr>
        <w:t>Nungon</w:t>
      </w:r>
      <w:proofErr w:type="spellEnd"/>
      <w:r>
        <w:rPr>
          <w:rFonts w:ascii="Times New Roman" w:hAnsi="Times New Roman"/>
          <w:sz w:val="24"/>
          <w:highlight w:val="white"/>
          <w:rPrChange w:id="814" w:author="Author" w:date="2025-01-23T08:42:00Z">
            <w:rPr>
              <w:rFonts w:ascii="Times New Roman" w:hAnsi="Times New Roman"/>
              <w:i/>
              <w:sz w:val="24"/>
              <w:highlight w:val="white"/>
            </w:rPr>
          </w:rPrChange>
        </w:rPr>
        <w:t xml:space="preserve">: A </w:t>
      </w:r>
      <w:del w:id="815" w:author="Author" w:date="2025-01-23T08:42:00Z">
        <w:r>
          <w:rPr>
            <w:rFonts w:ascii="Times New Roman" w:eastAsia="Times New Roman" w:hAnsi="Times New Roman" w:cs="Times New Roman"/>
            <w:i/>
            <w:sz w:val="24"/>
            <w:szCs w:val="24"/>
            <w:highlight w:val="white"/>
          </w:rPr>
          <w:delText>papuan</w:delText>
        </w:r>
      </w:del>
      <w:ins w:id="816" w:author="Author" w:date="2025-01-23T08:42:00Z">
        <w:r>
          <w:rPr>
            <w:rFonts w:ascii="Times New Roman" w:eastAsia="Times New Roman" w:hAnsi="Times New Roman" w:cs="Times New Roman"/>
            <w:sz w:val="24"/>
            <w:szCs w:val="24"/>
            <w:highlight w:val="white"/>
          </w:rPr>
          <w:t>Papuan</w:t>
        </w:r>
      </w:ins>
      <w:r>
        <w:rPr>
          <w:rFonts w:ascii="Times New Roman" w:hAnsi="Times New Roman"/>
          <w:sz w:val="24"/>
          <w:highlight w:val="white"/>
          <w:rPrChange w:id="817" w:author="Author" w:date="2025-01-23T08:42:00Z">
            <w:rPr>
              <w:rFonts w:ascii="Times New Roman" w:hAnsi="Times New Roman"/>
              <w:i/>
              <w:sz w:val="24"/>
              <w:highlight w:val="white"/>
            </w:rPr>
          </w:rPrChange>
        </w:rPr>
        <w:t xml:space="preserve"> language of Northeast New Guinea</w:t>
      </w:r>
      <w:r>
        <w:rPr>
          <w:rFonts w:ascii="Times New Roman" w:eastAsia="Times New Roman" w:hAnsi="Times New Roman" w:cs="Times New Roman"/>
          <w:sz w:val="24"/>
          <w:szCs w:val="24"/>
          <w:highlight w:val="white"/>
        </w:rPr>
        <w:t xml:space="preserve"> (Vol. </w:t>
      </w:r>
    </w:p>
    <w:p w14:paraId="35042A0B" w14:textId="77EFB2F5" w:rsidR="00634943" w:rsidRDefault="004350FC">
      <w:pPr>
        <w:spacing w:before="120" w:after="240" w:line="480" w:lineRule="auto"/>
        <w:ind w:left="720"/>
        <w:rPr>
          <w:rFonts w:ascii="Times New Roman" w:eastAsia="Times New Roman" w:hAnsi="Times New Roman" w:cs="Times New Roman"/>
          <w:sz w:val="24"/>
          <w:szCs w:val="24"/>
          <w:highlight w:val="white"/>
        </w:rPr>
        <w:pPrChange w:id="818" w:author="Author" w:date="2025-01-23T08:42:00Z">
          <w:pPr>
            <w:spacing w:before="120" w:after="240" w:line="480" w:lineRule="auto"/>
          </w:pPr>
        </w:pPrChange>
      </w:pPr>
      <w:r>
        <w:rPr>
          <w:rFonts w:ascii="Times New Roman" w:eastAsia="Times New Roman" w:hAnsi="Times New Roman" w:cs="Times New Roman"/>
          <w:sz w:val="24"/>
          <w:szCs w:val="24"/>
          <w:highlight w:val="white"/>
        </w:rPr>
        <w:t>4</w:t>
      </w:r>
      <w:del w:id="819" w:author="Author" w:date="2025-01-23T08:42:00Z">
        <w:r>
          <w:rPr>
            <w:rFonts w:ascii="Times New Roman" w:eastAsia="Times New Roman" w:hAnsi="Times New Roman" w:cs="Times New Roman"/>
            <w:sz w:val="24"/>
            <w:szCs w:val="24"/>
            <w:highlight w:val="white"/>
          </w:rPr>
          <w:delText>).</w:delText>
        </w:r>
      </w:del>
      <w:ins w:id="820" w:author="Author" w:date="2025-01-23T08:42:00Z">
        <w:r>
          <w:rPr>
            <w:rFonts w:ascii="Times New Roman" w:eastAsia="Times New Roman" w:hAnsi="Times New Roman" w:cs="Times New Roman"/>
            <w:sz w:val="24"/>
            <w:szCs w:val="24"/>
            <w:highlight w:val="white"/>
          </w:rPr>
          <w:t>, Grammars and Sketches of the World's Languages).</w:t>
        </w:r>
      </w:ins>
      <w:r>
        <w:rPr>
          <w:rFonts w:ascii="Times New Roman" w:eastAsia="Times New Roman" w:hAnsi="Times New Roman" w:cs="Times New Roman"/>
          <w:sz w:val="24"/>
          <w:szCs w:val="24"/>
          <w:highlight w:val="white"/>
        </w:rPr>
        <w:t xml:space="preserve"> Brill.</w:t>
      </w:r>
      <w:ins w:id="821" w:author="Author" w:date="2025-01-23T08:42:00Z">
        <w:r>
          <w:rPr>
            <w:rFonts w:ascii="Times New Roman" w:eastAsia="Times New Roman" w:hAnsi="Times New Roman" w:cs="Times New Roman"/>
            <w:sz w:val="24"/>
            <w:szCs w:val="24"/>
            <w:highlight w:val="white"/>
          </w:rPr>
          <w:tab/>
          <w:t>https://doi.org/10.1163/9789004340107</w:t>
        </w:r>
      </w:ins>
    </w:p>
    <w:p w14:paraId="7BCDC0A2" w14:textId="41B15AB0" w:rsidR="00634943" w:rsidRDefault="004350FC">
      <w:pPr>
        <w:spacing w:before="120" w:after="240" w:line="480" w:lineRule="auto"/>
        <w:rPr>
          <w:ins w:id="822"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Scaff, C., Casillas, M., St</w:t>
      </w:r>
      <w:r>
        <w:rPr>
          <w:rFonts w:ascii="Times New Roman" w:eastAsia="Times New Roman" w:hAnsi="Times New Roman" w:cs="Times New Roman"/>
          <w:sz w:val="24"/>
          <w:szCs w:val="24"/>
          <w:highlight w:val="white"/>
        </w:rPr>
        <w:t xml:space="preserve">ieglitz, J.,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(2024). Characterization of </w:t>
      </w:r>
      <w:del w:id="823" w:author="Author" w:date="2025-01-23T08:42:00Z">
        <w:r>
          <w:rPr>
            <w:rFonts w:ascii="Times New Roman" w:eastAsia="Times New Roman" w:hAnsi="Times New Roman" w:cs="Times New Roman"/>
            <w:sz w:val="24"/>
            <w:szCs w:val="24"/>
            <w:highlight w:val="white"/>
          </w:rPr>
          <w:delText>children’s</w:delText>
        </w:r>
      </w:del>
      <w:ins w:id="824" w:author="Author" w:date="2025-01-23T08:42:00Z">
        <w:r>
          <w:rPr>
            <w:rFonts w:ascii="Times New Roman" w:eastAsia="Times New Roman" w:hAnsi="Times New Roman" w:cs="Times New Roman"/>
            <w:sz w:val="24"/>
            <w:szCs w:val="24"/>
            <w:highlight w:val="white"/>
          </w:rPr>
          <w:t>children's</w:t>
        </w:r>
      </w:ins>
      <w:r>
        <w:rPr>
          <w:rFonts w:ascii="Times New Roman" w:eastAsia="Times New Roman" w:hAnsi="Times New Roman" w:cs="Times New Roman"/>
          <w:sz w:val="24"/>
          <w:szCs w:val="24"/>
          <w:highlight w:val="white"/>
        </w:rPr>
        <w:t xml:space="preserve"> verbal </w:t>
      </w:r>
    </w:p>
    <w:p w14:paraId="1F64027C" w14:textId="747B03FF" w:rsidR="00634943" w:rsidRDefault="004350FC">
      <w:pPr>
        <w:spacing w:before="120" w:after="240" w:line="480" w:lineRule="auto"/>
        <w:ind w:left="720"/>
        <w:rPr>
          <w:rFonts w:ascii="Times New Roman" w:eastAsia="Times New Roman" w:hAnsi="Times New Roman" w:cs="Times New Roman"/>
          <w:sz w:val="24"/>
          <w:szCs w:val="24"/>
          <w:highlight w:val="white"/>
        </w:rPr>
        <w:pPrChange w:id="825" w:author="Author" w:date="2025-01-23T08:42:00Z">
          <w:pPr>
            <w:spacing w:before="120" w:after="240" w:line="480" w:lineRule="auto"/>
          </w:pPr>
        </w:pPrChange>
      </w:pPr>
      <w:r>
        <w:rPr>
          <w:rFonts w:ascii="Times New Roman" w:eastAsia="Times New Roman" w:hAnsi="Times New Roman" w:cs="Times New Roman"/>
          <w:sz w:val="24"/>
          <w:szCs w:val="24"/>
          <w:highlight w:val="white"/>
        </w:rPr>
        <w:t>input in a forager-farmer population using long-form audio recordings and diverse input definitions.</w:t>
      </w:r>
      <w:r>
        <w:rPr>
          <w:rFonts w:ascii="Times New Roman" w:hAnsi="Times New Roman"/>
          <w:i/>
          <w:sz w:val="24"/>
          <w:highlight w:val="white"/>
          <w:rPrChange w:id="826"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Infancy</w:t>
      </w:r>
      <w:r>
        <w:rPr>
          <w:rFonts w:ascii="Times New Roman" w:hAnsi="Times New Roman"/>
          <w:i/>
          <w:sz w:val="24"/>
          <w:highlight w:val="white"/>
          <w:rPrChange w:id="827"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29</w:t>
      </w:r>
      <w:r>
        <w:rPr>
          <w:rFonts w:ascii="Times New Roman" w:eastAsia="Times New Roman" w:hAnsi="Times New Roman" w:cs="Times New Roman"/>
          <w:sz w:val="24"/>
          <w:szCs w:val="24"/>
          <w:highlight w:val="white"/>
        </w:rPr>
        <w:t>(2), 196</w:t>
      </w:r>
      <w:del w:id="828" w:author="Author" w:date="2025-01-23T08:42:00Z">
        <w:r>
          <w:rPr>
            <w:rFonts w:ascii="Times New Roman" w:eastAsia="Times New Roman" w:hAnsi="Times New Roman" w:cs="Times New Roman"/>
            <w:sz w:val="24"/>
            <w:szCs w:val="24"/>
            <w:highlight w:val="white"/>
          </w:rPr>
          <w:delText>–</w:delText>
        </w:r>
      </w:del>
      <w:ins w:id="829"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215. https://doi.org/10.1111/infa.</w:t>
      </w:r>
      <w:del w:id="830" w:author="Author" w:date="2025-01-23T08:42:00Z">
        <w:r>
          <w:rPr>
            <w:rFonts w:ascii="Times New Roman" w:eastAsia="Times New Roman" w:hAnsi="Times New Roman" w:cs="Times New Roman"/>
            <w:sz w:val="24"/>
            <w:szCs w:val="24"/>
            <w:highlight w:val="white"/>
          </w:rPr>
          <w:delText>12534</w:delText>
        </w:r>
      </w:del>
      <w:ins w:id="831" w:author="Author" w:date="2025-01-23T08:42:00Z">
        <w:r>
          <w:rPr>
            <w:rFonts w:ascii="Times New Roman" w:eastAsia="Times New Roman" w:hAnsi="Times New Roman" w:cs="Times New Roman"/>
            <w:sz w:val="24"/>
            <w:szCs w:val="24"/>
            <w:highlight w:val="white"/>
          </w:rPr>
          <w:t>12568</w:t>
        </w:r>
      </w:ins>
    </w:p>
    <w:p w14:paraId="5AC01DCC" w14:textId="77777777" w:rsidR="00634943" w:rsidRDefault="004350FC">
      <w:pPr>
        <w:spacing w:before="120" w:after="240" w:line="480" w:lineRule="auto"/>
        <w:rPr>
          <w:ins w:id="832"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Sharma, D.,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t xml:space="preserve"> R. A. (1998). Child care in India: A comparative developmental view of </w:t>
      </w:r>
    </w:p>
    <w:p w14:paraId="1743F148" w14:textId="18B7CCF1" w:rsidR="00634943" w:rsidRDefault="004350FC">
      <w:pPr>
        <w:spacing w:before="120" w:after="240" w:line="480" w:lineRule="auto"/>
        <w:ind w:left="720"/>
        <w:rPr>
          <w:rFonts w:ascii="Times New Roman" w:eastAsia="Times New Roman" w:hAnsi="Times New Roman" w:cs="Times New Roman"/>
          <w:sz w:val="24"/>
          <w:szCs w:val="24"/>
          <w:highlight w:val="white"/>
        </w:rPr>
        <w:pPrChange w:id="833"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infant social environments. </w:t>
      </w:r>
      <w:r>
        <w:rPr>
          <w:rFonts w:ascii="Times New Roman" w:eastAsia="Times New Roman" w:hAnsi="Times New Roman" w:cs="Times New Roman"/>
          <w:i/>
          <w:sz w:val="24"/>
          <w:szCs w:val="24"/>
          <w:highlight w:val="white"/>
        </w:rPr>
        <w:t>New Directions for Child and Adolescent Development</w:t>
      </w:r>
      <w:r>
        <w:rPr>
          <w:rFonts w:ascii="Times New Roman" w:hAnsi="Times New Roman"/>
          <w:i/>
          <w:sz w:val="24"/>
          <w:highlight w:val="white"/>
          <w:rPrChange w:id="834"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81</w:t>
      </w:r>
      <w:r>
        <w:rPr>
          <w:rFonts w:ascii="Times New Roman" w:eastAsia="Times New Roman" w:hAnsi="Times New Roman" w:cs="Times New Roman"/>
          <w:sz w:val="24"/>
          <w:szCs w:val="24"/>
          <w:highlight w:val="white"/>
        </w:rPr>
        <w:t>, 45</w:t>
      </w:r>
      <w:del w:id="835" w:author="Author" w:date="2025-01-23T08:42:00Z">
        <w:r>
          <w:rPr>
            <w:rFonts w:ascii="Times New Roman" w:eastAsia="Times New Roman" w:hAnsi="Times New Roman" w:cs="Times New Roman"/>
            <w:sz w:val="24"/>
            <w:szCs w:val="24"/>
            <w:highlight w:val="white"/>
          </w:rPr>
          <w:delText>–</w:delText>
        </w:r>
      </w:del>
      <w:ins w:id="836"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67. https://doi.org/10.1002/cd.</w:t>
      </w:r>
      <w:del w:id="837" w:author="Author" w:date="2025-01-23T08:42:00Z">
        <w:r>
          <w:rPr>
            <w:rFonts w:ascii="Times New Roman" w:eastAsia="Times New Roman" w:hAnsi="Times New Roman" w:cs="Times New Roman"/>
            <w:sz w:val="24"/>
            <w:szCs w:val="24"/>
            <w:highlight w:val="white"/>
          </w:rPr>
          <w:delText>23219988105</w:delText>
        </w:r>
      </w:del>
      <w:ins w:id="838" w:author="Author" w:date="2025-01-23T08:42:00Z">
        <w:r>
          <w:rPr>
            <w:rFonts w:ascii="Times New Roman" w:eastAsia="Times New Roman" w:hAnsi="Times New Roman" w:cs="Times New Roman"/>
            <w:sz w:val="24"/>
            <w:szCs w:val="24"/>
            <w:highlight w:val="white"/>
          </w:rPr>
          <w:t>23219988005</w:t>
        </w:r>
      </w:ins>
    </w:p>
    <w:p w14:paraId="248C064A" w14:textId="77777777" w:rsidR="00634943" w:rsidRDefault="004350FC">
      <w:pPr>
        <w:spacing w:line="342" w:lineRule="auto"/>
        <w:ind w:left="-80" w:firstLine="80"/>
        <w:rPr>
          <w:ins w:id="839" w:author="Author" w:date="2025-01-23T08:42:00Z"/>
          <w:rFonts w:ascii="Times New Roman" w:eastAsia="Times New Roman" w:hAnsi="Times New Roman" w:cs="Times New Roman"/>
          <w:sz w:val="24"/>
          <w:szCs w:val="24"/>
          <w:highlight w:val="white"/>
        </w:rPr>
      </w:pPr>
      <w:ins w:id="840" w:author="Author" w:date="2025-01-23T08:42:00Z">
        <w:r>
          <w:rPr>
            <w:rFonts w:ascii="Times New Roman" w:eastAsia="Times New Roman" w:hAnsi="Times New Roman" w:cs="Times New Roman"/>
            <w:sz w:val="24"/>
            <w:szCs w:val="24"/>
            <w:highlight w:val="white"/>
          </w:rPr>
          <w:t>Schick, J., &amp; Stoll, S. (2024). Cross-culturally Chi</w:t>
        </w:r>
        <w:r>
          <w:rPr>
            <w:rFonts w:ascii="Times New Roman" w:eastAsia="Times New Roman" w:hAnsi="Times New Roman" w:cs="Times New Roman"/>
            <w:sz w:val="24"/>
            <w:szCs w:val="24"/>
            <w:highlight w:val="white"/>
          </w:rPr>
          <w:t xml:space="preserve">ldren Attend More to Surrounding Child </w:t>
        </w:r>
      </w:ins>
    </w:p>
    <w:p w14:paraId="2ADA0207" w14:textId="77777777" w:rsidR="00634943" w:rsidRDefault="004350FC">
      <w:pPr>
        <w:spacing w:line="342" w:lineRule="auto"/>
        <w:ind w:left="640" w:firstLine="80"/>
        <w:rPr>
          <w:ins w:id="841" w:author="Author" w:date="2025-01-23T08:42:00Z"/>
          <w:rFonts w:ascii="Times New Roman" w:eastAsia="Times New Roman" w:hAnsi="Times New Roman" w:cs="Times New Roman"/>
          <w:sz w:val="24"/>
          <w:szCs w:val="24"/>
          <w:highlight w:val="white"/>
        </w:rPr>
      </w:pPr>
      <w:ins w:id="842" w:author="Author" w:date="2025-01-23T08:42:00Z">
        <w:r>
          <w:rPr>
            <w:rFonts w:ascii="Times New Roman" w:eastAsia="Times New Roman" w:hAnsi="Times New Roman" w:cs="Times New Roman"/>
            <w:sz w:val="24"/>
            <w:szCs w:val="24"/>
            <w:highlight w:val="white"/>
          </w:rPr>
          <w:t xml:space="preserve">Speech than to Surrounding Adult Speech. In ed. Hayat Abdullah Ali </w:t>
        </w:r>
        <w:proofErr w:type="spellStart"/>
        <w:r>
          <w:rPr>
            <w:rFonts w:ascii="Times New Roman" w:eastAsia="Times New Roman" w:hAnsi="Times New Roman" w:cs="Times New Roman"/>
            <w:sz w:val="24"/>
            <w:szCs w:val="24"/>
            <w:highlight w:val="white"/>
          </w:rPr>
          <w:t>AlThagafi</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Jupitara</w:t>
        </w:r>
        <w:proofErr w:type="spellEnd"/>
        <w:r>
          <w:rPr>
            <w:rFonts w:ascii="Times New Roman" w:eastAsia="Times New Roman" w:hAnsi="Times New Roman" w:cs="Times New Roman"/>
            <w:sz w:val="24"/>
            <w:szCs w:val="24"/>
            <w:highlight w:val="white"/>
          </w:rPr>
          <w:t xml:space="preserve"> Ray (Eds.) </w:t>
        </w:r>
        <w:r>
          <w:rPr>
            <w:rFonts w:ascii="Times New Roman" w:eastAsia="Times New Roman" w:hAnsi="Times New Roman" w:cs="Times New Roman"/>
            <w:i/>
            <w:sz w:val="24"/>
            <w:szCs w:val="24"/>
            <w:highlight w:val="white"/>
          </w:rPr>
          <w:t>Proceedings of the 48th annual Boston University Conference on Language Development, 456-466.</w:t>
        </w:r>
        <w:r>
          <w:rPr>
            <w:rFonts w:ascii="Times New Roman" w:eastAsia="Times New Roman" w:hAnsi="Times New Roman" w:cs="Times New Roman"/>
            <w:sz w:val="24"/>
            <w:szCs w:val="24"/>
            <w:highlight w:val="white"/>
          </w:rPr>
          <w:t xml:space="preserve"> Somerville, MA: </w:t>
        </w:r>
        <w:proofErr w:type="spellStart"/>
        <w:r>
          <w:rPr>
            <w:rFonts w:ascii="Times New Roman" w:eastAsia="Times New Roman" w:hAnsi="Times New Roman" w:cs="Times New Roman"/>
            <w:sz w:val="24"/>
            <w:szCs w:val="24"/>
            <w:highlight w:val="white"/>
          </w:rPr>
          <w:t>Casca</w:t>
        </w:r>
        <w:r>
          <w:rPr>
            <w:rFonts w:ascii="Times New Roman" w:eastAsia="Times New Roman" w:hAnsi="Times New Roman" w:cs="Times New Roman"/>
            <w:sz w:val="24"/>
            <w:szCs w:val="24"/>
            <w:highlight w:val="white"/>
          </w:rPr>
          <w:t>dilla</w:t>
        </w:r>
        <w:proofErr w:type="spellEnd"/>
        <w:r>
          <w:rPr>
            <w:rFonts w:ascii="Times New Roman" w:eastAsia="Times New Roman" w:hAnsi="Times New Roman" w:cs="Times New Roman"/>
            <w:sz w:val="24"/>
            <w:szCs w:val="24"/>
            <w:highlight w:val="white"/>
          </w:rPr>
          <w:t xml:space="preserve"> Press.</w:t>
        </w:r>
      </w:ins>
    </w:p>
    <w:p w14:paraId="088C826A" w14:textId="77777777" w:rsidR="00634943" w:rsidRDefault="004350FC">
      <w:pPr>
        <w:spacing w:before="120" w:after="240" w:line="480" w:lineRule="auto"/>
        <w:rPr>
          <w:ins w:id="843"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Simon, K. R., Merz, E. C., He, X., &amp; Noble, K. G. (2022). Environmental noise, brain structure, </w:t>
      </w:r>
    </w:p>
    <w:p w14:paraId="1173D502" w14:textId="77777777" w:rsidR="00634943" w:rsidRDefault="004350FC">
      <w:pPr>
        <w:spacing w:before="120" w:after="240" w:line="480" w:lineRule="auto"/>
        <w:ind w:left="720"/>
        <w:rPr>
          <w:rFonts w:ascii="Times New Roman" w:eastAsia="Times New Roman" w:hAnsi="Times New Roman" w:cs="Times New Roman"/>
          <w:sz w:val="24"/>
          <w:szCs w:val="24"/>
          <w:highlight w:val="white"/>
        </w:rPr>
        <w:pPrChange w:id="844"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and language development in children. </w:t>
      </w:r>
      <w:r>
        <w:rPr>
          <w:rFonts w:ascii="Times New Roman" w:eastAsia="Times New Roman" w:hAnsi="Times New Roman" w:cs="Times New Roman"/>
          <w:i/>
          <w:sz w:val="24"/>
          <w:szCs w:val="24"/>
          <w:highlight w:val="white"/>
        </w:rPr>
        <w:t>Brain and Language</w:t>
      </w:r>
      <w:r>
        <w:rPr>
          <w:rFonts w:ascii="Times New Roman" w:hAnsi="Times New Roman"/>
          <w:i/>
          <w:sz w:val="24"/>
          <w:highlight w:val="white"/>
          <w:rPrChange w:id="845"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229</w:t>
      </w:r>
      <w:r>
        <w:rPr>
          <w:rFonts w:ascii="Times New Roman" w:eastAsia="Times New Roman" w:hAnsi="Times New Roman" w:cs="Times New Roman"/>
          <w:sz w:val="24"/>
          <w:szCs w:val="24"/>
          <w:highlight w:val="white"/>
        </w:rPr>
        <w:t>, 105112. https://doi.org/10.1016/j.bandl.2022.105112</w:t>
      </w:r>
    </w:p>
    <w:p w14:paraId="23BF5F8E" w14:textId="12F50DA6" w:rsidR="00634943" w:rsidRDefault="004350FC">
      <w:pPr>
        <w:spacing w:before="120" w:after="240" w:line="480" w:lineRule="auto"/>
        <w:rPr>
          <w:rFonts w:ascii="Times New Roman" w:hAnsi="Times New Roman"/>
          <w:sz w:val="24"/>
          <w:highlight w:val="white"/>
          <w:rPrChange w:id="846" w:author="Author" w:date="2025-01-23T08:42:00Z">
            <w:rPr>
              <w:rFonts w:ascii="Times New Roman" w:hAnsi="Times New Roman"/>
              <w:color w:val="444746"/>
              <w:sz w:val="24"/>
              <w:highlight w:val="white"/>
            </w:rPr>
          </w:rPrChange>
        </w:rPr>
      </w:pPr>
      <w:r>
        <w:rPr>
          <w:rFonts w:ascii="Times New Roman" w:hAnsi="Times New Roman"/>
          <w:sz w:val="24"/>
          <w:highlight w:val="white"/>
          <w:rPrChange w:id="847" w:author="Author" w:date="2025-01-23T08:42:00Z">
            <w:rPr>
              <w:rFonts w:ascii="Times New Roman" w:hAnsi="Times New Roman"/>
              <w:color w:val="444746"/>
              <w:sz w:val="24"/>
              <w:highlight w:val="white"/>
            </w:rPr>
          </w:rPrChange>
        </w:rPr>
        <w:t xml:space="preserve">Singh, L., Rajendra, S. J., &amp; </w:t>
      </w:r>
      <w:proofErr w:type="spellStart"/>
      <w:r>
        <w:rPr>
          <w:rFonts w:ascii="Times New Roman" w:hAnsi="Times New Roman"/>
          <w:sz w:val="24"/>
          <w:highlight w:val="white"/>
          <w:rPrChange w:id="848" w:author="Author" w:date="2025-01-23T08:42:00Z">
            <w:rPr>
              <w:rFonts w:ascii="Times New Roman" w:hAnsi="Times New Roman"/>
              <w:color w:val="444746"/>
              <w:sz w:val="24"/>
              <w:highlight w:val="white"/>
            </w:rPr>
          </w:rPrChange>
        </w:rPr>
        <w:t>Mazuka</w:t>
      </w:r>
      <w:proofErr w:type="spellEnd"/>
      <w:r>
        <w:rPr>
          <w:rFonts w:ascii="Times New Roman" w:hAnsi="Times New Roman"/>
          <w:sz w:val="24"/>
          <w:highlight w:val="white"/>
          <w:rPrChange w:id="849" w:author="Author" w:date="2025-01-23T08:42:00Z">
            <w:rPr>
              <w:rFonts w:ascii="Times New Roman" w:hAnsi="Times New Roman"/>
              <w:color w:val="444746"/>
              <w:sz w:val="24"/>
              <w:highlight w:val="white"/>
            </w:rPr>
          </w:rPrChange>
        </w:rPr>
        <w:t xml:space="preserve">, R. (2022). Diversity and representation in studies of infant </w:t>
      </w:r>
      <w:moveFromRangeStart w:id="850" w:author="Author" w:date="2025-01-23T08:42:00Z" w:name="move188514174"/>
      <w:moveFrom w:id="851" w:author="Author" w:date="2025-01-23T08:42:00Z">
        <w:r>
          <w:rPr>
            <w:rFonts w:ascii="Times New Roman" w:hAnsi="Times New Roman"/>
            <w:sz w:val="24"/>
            <w:highlight w:val="white"/>
            <w:rPrChange w:id="852" w:author="Author" w:date="2025-01-23T08:42:00Z">
              <w:rPr>
                <w:rFonts w:ascii="Times New Roman" w:hAnsi="Times New Roman"/>
                <w:color w:val="444746"/>
                <w:sz w:val="24"/>
                <w:highlight w:val="white"/>
              </w:rPr>
            </w:rPrChange>
          </w:rPr>
          <w:t xml:space="preserve">perceptual narrowing. </w:t>
        </w:r>
        <w:moveFromRangeStart w:id="853" w:author="Author" w:date="2025-01-23T08:42:00Z" w:name="move188514175"/>
        <w:moveFromRangeEnd w:id="850"/>
        <w:r>
          <w:rPr>
            <w:rFonts w:ascii="Times New Roman" w:hAnsi="Times New Roman"/>
            <w:i/>
            <w:sz w:val="24"/>
            <w:highlight w:val="white"/>
            <w:rPrChange w:id="854" w:author="Author" w:date="2025-01-23T08:42:00Z">
              <w:rPr>
                <w:rFonts w:ascii="Times New Roman" w:hAnsi="Times New Roman"/>
                <w:color w:val="444746"/>
                <w:sz w:val="24"/>
                <w:highlight w:val="white"/>
              </w:rPr>
            </w:rPrChange>
          </w:rPr>
          <w:t>Child Development Perspectives, 16</w:t>
        </w:r>
        <w:r>
          <w:rPr>
            <w:rFonts w:ascii="Times New Roman" w:hAnsi="Times New Roman"/>
            <w:sz w:val="24"/>
            <w:highlight w:val="white"/>
            <w:rPrChange w:id="855" w:author="Author" w:date="2025-01-23T08:42:00Z">
              <w:rPr>
                <w:rFonts w:ascii="Times New Roman" w:hAnsi="Times New Roman"/>
                <w:color w:val="444746"/>
                <w:sz w:val="24"/>
                <w:highlight w:val="white"/>
              </w:rPr>
            </w:rPrChange>
          </w:rPr>
          <w:t>(4), 191-199.</w:t>
        </w:r>
      </w:moveFrom>
      <w:moveFromRangeEnd w:id="853"/>
      <w:del w:id="856" w:author="Author" w:date="2025-01-23T08:42:00Z">
        <w:r>
          <w:rPr>
            <w:rFonts w:ascii="Times New Roman" w:eastAsia="Times New Roman" w:hAnsi="Times New Roman" w:cs="Times New Roman"/>
            <w:color w:val="444746"/>
            <w:sz w:val="24"/>
            <w:szCs w:val="24"/>
            <w:highlight w:val="white"/>
          </w:rPr>
          <w:delText xml:space="preserve"> </w:delText>
        </w:r>
        <w:r>
          <w:fldChar w:fldCharType="begin"/>
        </w:r>
        <w:r>
          <w:delInstrText xml:space="preserve"> HYPERLINK "https://doi.org/10.1111/cdep.12450" \h </w:delInstrText>
        </w:r>
        <w:r>
          <w:fldChar w:fldCharType="separate"/>
        </w:r>
        <w:r>
          <w:rPr>
            <w:rFonts w:ascii="Times New Roman" w:eastAsia="Times New Roman" w:hAnsi="Times New Roman" w:cs="Times New Roman"/>
            <w:color w:val="1155CC"/>
            <w:sz w:val="24"/>
            <w:szCs w:val="24"/>
            <w:highlight w:val="white"/>
            <w:u w:val="single"/>
          </w:rPr>
          <w:delText>https://doi.org/10.1111/cdep.12450</w:delText>
        </w:r>
        <w:r>
          <w:rPr>
            <w:rFonts w:ascii="Times New Roman" w:eastAsia="Times New Roman" w:hAnsi="Times New Roman" w:cs="Times New Roman"/>
            <w:color w:val="1155CC"/>
            <w:sz w:val="24"/>
            <w:szCs w:val="24"/>
            <w:highlight w:val="white"/>
            <w:u w:val="single"/>
          </w:rPr>
          <w:fldChar w:fldCharType="end"/>
        </w:r>
      </w:del>
    </w:p>
    <w:p w14:paraId="7FC19C67" w14:textId="77777777" w:rsidR="00634943" w:rsidRDefault="004350FC">
      <w:pPr>
        <w:spacing w:before="120" w:after="240" w:line="480" w:lineRule="auto"/>
        <w:ind w:firstLine="720"/>
        <w:rPr>
          <w:ins w:id="857" w:author="Author" w:date="2025-01-23T08:42:00Z"/>
          <w:rFonts w:ascii="Times New Roman" w:eastAsia="Times New Roman" w:hAnsi="Times New Roman" w:cs="Times New Roman"/>
          <w:sz w:val="24"/>
          <w:szCs w:val="24"/>
          <w:highlight w:val="white"/>
        </w:rPr>
      </w:pPr>
      <w:moveToRangeStart w:id="858" w:author="Author" w:date="2025-01-23T08:42:00Z" w:name="move188514174"/>
      <w:moveTo w:id="859" w:author="Author" w:date="2025-01-23T08:42:00Z">
        <w:r>
          <w:rPr>
            <w:rFonts w:ascii="Times New Roman" w:hAnsi="Times New Roman"/>
            <w:sz w:val="24"/>
            <w:highlight w:val="white"/>
            <w:rPrChange w:id="860" w:author="Author" w:date="2025-01-23T08:42:00Z">
              <w:rPr>
                <w:rFonts w:ascii="Times New Roman" w:hAnsi="Times New Roman"/>
                <w:color w:val="444746"/>
                <w:sz w:val="24"/>
                <w:highlight w:val="white"/>
              </w:rPr>
            </w:rPrChange>
          </w:rPr>
          <w:t xml:space="preserve">perceptual narrowing. </w:t>
        </w:r>
        <w:moveToRangeStart w:id="861" w:author="Author" w:date="2025-01-23T08:42:00Z" w:name="move188514175"/>
        <w:moveToRangeEnd w:id="858"/>
        <w:r>
          <w:rPr>
            <w:rFonts w:ascii="Times New Roman" w:hAnsi="Times New Roman"/>
            <w:i/>
            <w:sz w:val="24"/>
            <w:highlight w:val="white"/>
            <w:rPrChange w:id="862" w:author="Author" w:date="2025-01-23T08:42:00Z">
              <w:rPr>
                <w:rFonts w:ascii="Times New Roman" w:hAnsi="Times New Roman"/>
                <w:color w:val="444746"/>
                <w:sz w:val="24"/>
                <w:highlight w:val="white"/>
              </w:rPr>
            </w:rPrChange>
          </w:rPr>
          <w:t>Child Development Perspectives, 16</w:t>
        </w:r>
        <w:r>
          <w:rPr>
            <w:rFonts w:ascii="Times New Roman" w:hAnsi="Times New Roman"/>
            <w:sz w:val="24"/>
            <w:highlight w:val="white"/>
            <w:rPrChange w:id="863" w:author="Author" w:date="2025-01-23T08:42:00Z">
              <w:rPr>
                <w:rFonts w:ascii="Times New Roman" w:hAnsi="Times New Roman"/>
                <w:color w:val="444746"/>
                <w:sz w:val="24"/>
                <w:highlight w:val="white"/>
              </w:rPr>
            </w:rPrChange>
          </w:rPr>
          <w:t>(4), 191-199.</w:t>
        </w:r>
      </w:moveTo>
      <w:moveToRangeEnd w:id="861"/>
    </w:p>
    <w:p w14:paraId="419A291C" w14:textId="77777777" w:rsidR="00634943" w:rsidRDefault="004350FC">
      <w:pPr>
        <w:spacing w:before="120" w:after="240" w:line="480" w:lineRule="auto"/>
        <w:ind w:firstLine="720"/>
        <w:rPr>
          <w:ins w:id="864" w:author="Author" w:date="2025-01-23T08:42:00Z"/>
          <w:rFonts w:ascii="Times New Roman" w:eastAsia="Times New Roman" w:hAnsi="Times New Roman" w:cs="Times New Roman"/>
          <w:sz w:val="24"/>
          <w:szCs w:val="24"/>
          <w:highlight w:val="white"/>
        </w:rPr>
      </w:pPr>
      <w:ins w:id="865" w:author="Author" w:date="2025-01-23T08:42:00Z">
        <w:r>
          <w:rPr>
            <w:rFonts w:ascii="Times New Roman" w:eastAsia="Times New Roman" w:hAnsi="Times New Roman" w:cs="Times New Roman"/>
            <w:sz w:val="24"/>
            <w:szCs w:val="24"/>
            <w:highlight w:val="white"/>
          </w:rPr>
          <w:t>https://doi.org/10.1111/cdep.12468</w:t>
        </w:r>
      </w:ins>
    </w:p>
    <w:p w14:paraId="5227DD3B" w14:textId="77777777" w:rsidR="00634943" w:rsidRDefault="004350FC">
      <w:pPr>
        <w:spacing w:before="120" w:after="240" w:line="480" w:lineRule="auto"/>
        <w:rPr>
          <w:ins w:id="866" w:author="Author" w:date="2025-01-23T08:42:00Z"/>
          <w:rFonts w:ascii="Times New Roman" w:eastAsia="Times New Roman" w:hAnsi="Times New Roman" w:cs="Times New Roman"/>
          <w:sz w:val="24"/>
          <w:szCs w:val="24"/>
          <w:highlight w:val="white"/>
        </w:rPr>
      </w:pPr>
      <w:r>
        <w:rPr>
          <w:rFonts w:ascii="Times New Roman" w:hAnsi="Times New Roman"/>
          <w:sz w:val="24"/>
          <w:highlight w:val="white"/>
          <w:rPrChange w:id="867" w:author="Author" w:date="2025-01-23T08:42:00Z">
            <w:rPr>
              <w:rFonts w:ascii="Times New Roman" w:hAnsi="Times New Roman"/>
              <w:color w:val="444746"/>
              <w:sz w:val="24"/>
              <w:highlight w:val="white"/>
            </w:rPr>
          </w:rPrChange>
        </w:rPr>
        <w:t xml:space="preserve">Singh, L., </w:t>
      </w:r>
      <w:proofErr w:type="spellStart"/>
      <w:r>
        <w:rPr>
          <w:rFonts w:ascii="Times New Roman" w:hAnsi="Times New Roman"/>
          <w:sz w:val="24"/>
          <w:highlight w:val="white"/>
          <w:rPrChange w:id="868" w:author="Author" w:date="2025-01-23T08:42:00Z">
            <w:rPr>
              <w:rFonts w:ascii="Times New Roman" w:hAnsi="Times New Roman"/>
              <w:color w:val="444746"/>
              <w:sz w:val="24"/>
              <w:highlight w:val="white"/>
            </w:rPr>
          </w:rPrChange>
        </w:rPr>
        <w:t>Barokova</w:t>
      </w:r>
      <w:proofErr w:type="spellEnd"/>
      <w:r>
        <w:rPr>
          <w:rFonts w:ascii="Times New Roman" w:hAnsi="Times New Roman"/>
          <w:sz w:val="24"/>
          <w:highlight w:val="white"/>
          <w:rPrChange w:id="869" w:author="Author" w:date="2025-01-23T08:42:00Z">
            <w:rPr>
              <w:rFonts w:ascii="Times New Roman" w:hAnsi="Times New Roman"/>
              <w:color w:val="444746"/>
              <w:sz w:val="24"/>
              <w:highlight w:val="white"/>
            </w:rPr>
          </w:rPrChange>
        </w:rPr>
        <w:t>, M. D., Baumgartner, H. A., Lop</w:t>
      </w:r>
      <w:r>
        <w:rPr>
          <w:rFonts w:ascii="Times New Roman" w:hAnsi="Times New Roman"/>
          <w:sz w:val="24"/>
          <w:highlight w:val="white"/>
          <w:rPrChange w:id="870" w:author="Author" w:date="2025-01-23T08:42:00Z">
            <w:rPr>
              <w:rFonts w:ascii="Times New Roman" w:hAnsi="Times New Roman"/>
              <w:color w:val="444746"/>
              <w:sz w:val="24"/>
              <w:highlight w:val="white"/>
            </w:rPr>
          </w:rPrChange>
        </w:rPr>
        <w:t xml:space="preserve">era-Perez, D. C., </w:t>
      </w:r>
      <w:proofErr w:type="spellStart"/>
      <w:r>
        <w:rPr>
          <w:rFonts w:ascii="Times New Roman" w:hAnsi="Times New Roman"/>
          <w:sz w:val="24"/>
          <w:highlight w:val="white"/>
          <w:rPrChange w:id="871" w:author="Author" w:date="2025-01-23T08:42:00Z">
            <w:rPr>
              <w:rFonts w:ascii="Times New Roman" w:hAnsi="Times New Roman"/>
              <w:color w:val="444746"/>
              <w:sz w:val="24"/>
              <w:highlight w:val="white"/>
            </w:rPr>
          </w:rPrChange>
        </w:rPr>
        <w:t>Omane</w:t>
      </w:r>
      <w:proofErr w:type="spellEnd"/>
      <w:r>
        <w:rPr>
          <w:rFonts w:ascii="Times New Roman" w:hAnsi="Times New Roman"/>
          <w:sz w:val="24"/>
          <w:highlight w:val="white"/>
          <w:rPrChange w:id="872" w:author="Author" w:date="2025-01-23T08:42:00Z">
            <w:rPr>
              <w:rFonts w:ascii="Times New Roman" w:hAnsi="Times New Roman"/>
              <w:color w:val="444746"/>
              <w:sz w:val="24"/>
              <w:highlight w:val="white"/>
            </w:rPr>
          </w:rPrChange>
        </w:rPr>
        <w:t xml:space="preserve">, P. O., </w:t>
      </w:r>
      <w:proofErr w:type="spellStart"/>
      <w:r>
        <w:rPr>
          <w:rFonts w:ascii="Times New Roman" w:hAnsi="Times New Roman"/>
          <w:sz w:val="24"/>
          <w:highlight w:val="white"/>
          <w:rPrChange w:id="873" w:author="Author" w:date="2025-01-23T08:42:00Z">
            <w:rPr>
              <w:rFonts w:ascii="Times New Roman" w:hAnsi="Times New Roman"/>
              <w:color w:val="444746"/>
              <w:sz w:val="24"/>
              <w:highlight w:val="white"/>
            </w:rPr>
          </w:rPrChange>
        </w:rPr>
        <w:t>Sheskin</w:t>
      </w:r>
      <w:proofErr w:type="spellEnd"/>
      <w:r>
        <w:rPr>
          <w:rFonts w:ascii="Times New Roman" w:hAnsi="Times New Roman"/>
          <w:sz w:val="24"/>
          <w:highlight w:val="white"/>
          <w:rPrChange w:id="874" w:author="Author" w:date="2025-01-23T08:42:00Z">
            <w:rPr>
              <w:rFonts w:ascii="Times New Roman" w:hAnsi="Times New Roman"/>
              <w:color w:val="444746"/>
              <w:sz w:val="24"/>
              <w:highlight w:val="white"/>
            </w:rPr>
          </w:rPrChange>
        </w:rPr>
        <w:t xml:space="preserve">, </w:t>
      </w:r>
    </w:p>
    <w:p w14:paraId="5E5EF3E7" w14:textId="5E195DB6" w:rsidR="00634943" w:rsidRDefault="004350FC">
      <w:pPr>
        <w:spacing w:before="120" w:after="240" w:line="480" w:lineRule="auto"/>
        <w:ind w:left="720"/>
        <w:rPr>
          <w:rFonts w:ascii="Times New Roman" w:hAnsi="Times New Roman"/>
          <w:sz w:val="24"/>
          <w:highlight w:val="white"/>
          <w:rPrChange w:id="875" w:author="Author" w:date="2025-01-23T08:42:00Z">
            <w:rPr>
              <w:rFonts w:ascii="Times New Roman" w:hAnsi="Times New Roman"/>
              <w:color w:val="444746"/>
              <w:sz w:val="24"/>
              <w:highlight w:val="white"/>
            </w:rPr>
          </w:rPrChange>
        </w:rPr>
        <w:pPrChange w:id="876" w:author="Author" w:date="2025-01-23T08:42:00Z">
          <w:pPr>
            <w:spacing w:before="120" w:after="240" w:line="480" w:lineRule="auto"/>
          </w:pPr>
        </w:pPrChange>
      </w:pPr>
      <w:r>
        <w:rPr>
          <w:rFonts w:ascii="Times New Roman" w:hAnsi="Times New Roman"/>
          <w:sz w:val="24"/>
          <w:highlight w:val="white"/>
          <w:rPrChange w:id="877" w:author="Author" w:date="2025-01-23T08:42:00Z">
            <w:rPr>
              <w:rFonts w:ascii="Times New Roman" w:hAnsi="Times New Roman"/>
              <w:color w:val="444746"/>
              <w:sz w:val="24"/>
              <w:highlight w:val="white"/>
            </w:rPr>
          </w:rPrChange>
        </w:rPr>
        <w:lastRenderedPageBreak/>
        <w:t xml:space="preserve">M., ... &amp; Frank, M. C. (2023). A unified approach to demographic data collection for research with young children across diverse cultures. </w:t>
      </w:r>
      <w:r>
        <w:rPr>
          <w:rFonts w:ascii="Times New Roman" w:hAnsi="Times New Roman"/>
          <w:i/>
          <w:sz w:val="24"/>
          <w:highlight w:val="white"/>
          <w:rPrChange w:id="878" w:author="Author" w:date="2025-01-23T08:42:00Z">
            <w:rPr>
              <w:rFonts w:ascii="Times New Roman" w:hAnsi="Times New Roman"/>
              <w:color w:val="444746"/>
              <w:sz w:val="24"/>
              <w:highlight w:val="white"/>
            </w:rPr>
          </w:rPrChange>
        </w:rPr>
        <w:t xml:space="preserve">Developmental Psychology. </w:t>
      </w:r>
      <w:ins w:id="879" w:author="Author" w:date="2025-01-23T08:42:00Z">
        <w:r>
          <w:rPr>
            <w:rFonts w:ascii="Times New Roman" w:eastAsia="Times New Roman" w:hAnsi="Times New Roman" w:cs="Times New Roman"/>
            <w:i/>
            <w:sz w:val="24"/>
            <w:szCs w:val="24"/>
            <w:highlight w:val="white"/>
          </w:rPr>
          <w:t>60</w:t>
        </w:r>
        <w:r>
          <w:rPr>
            <w:rFonts w:ascii="Times New Roman" w:eastAsia="Times New Roman" w:hAnsi="Times New Roman" w:cs="Times New Roman"/>
            <w:sz w:val="24"/>
            <w:szCs w:val="24"/>
            <w:highlight w:val="white"/>
          </w:rPr>
          <w:t xml:space="preserve">(20), 211-227. </w:t>
        </w:r>
      </w:ins>
      <w:r>
        <w:rPr>
          <w:rFonts w:ascii="Times New Roman" w:hAnsi="Times New Roman"/>
          <w:sz w:val="24"/>
          <w:highlight w:val="white"/>
          <w:rPrChange w:id="880" w:author="Author" w:date="2025-01-23T08:42:00Z">
            <w:rPr>
              <w:rFonts w:ascii="Times New Roman" w:hAnsi="Times New Roman"/>
              <w:color w:val="444746"/>
              <w:sz w:val="24"/>
              <w:highlight w:val="white"/>
            </w:rPr>
          </w:rPrChange>
        </w:rPr>
        <w:t>https://doi.org/10.1037/</w:t>
      </w:r>
      <w:del w:id="881" w:author="Author" w:date="2025-01-23T08:42:00Z">
        <w:r>
          <w:rPr>
            <w:rFonts w:ascii="Times New Roman" w:eastAsia="Times New Roman" w:hAnsi="Times New Roman" w:cs="Times New Roman"/>
            <w:color w:val="444746"/>
            <w:sz w:val="24"/>
            <w:szCs w:val="24"/>
            <w:highlight w:val="white"/>
          </w:rPr>
          <w:delText>dev0001532</w:delText>
        </w:r>
      </w:del>
      <w:ins w:id="882" w:author="Author" w:date="2025-01-23T08:42:00Z">
        <w:r>
          <w:rPr>
            <w:rFonts w:ascii="Times New Roman" w:eastAsia="Times New Roman" w:hAnsi="Times New Roman" w:cs="Times New Roman"/>
            <w:sz w:val="24"/>
            <w:szCs w:val="24"/>
            <w:highlight w:val="white"/>
          </w:rPr>
          <w:t>dev00016</w:t>
        </w:r>
        <w:r>
          <w:rPr>
            <w:rFonts w:ascii="Times New Roman" w:eastAsia="Times New Roman" w:hAnsi="Times New Roman" w:cs="Times New Roman"/>
            <w:sz w:val="24"/>
            <w:szCs w:val="24"/>
            <w:highlight w:val="white"/>
          </w:rPr>
          <w:t>23</w:t>
        </w:r>
      </w:ins>
    </w:p>
    <w:p w14:paraId="7BBFCC17" w14:textId="77777777" w:rsidR="00634943" w:rsidRDefault="004350FC">
      <w:pPr>
        <w:spacing w:before="120" w:after="240" w:line="480" w:lineRule="auto"/>
        <w:rPr>
          <w:ins w:id="883"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Karasik</w:t>
      </w:r>
      <w:proofErr w:type="spellEnd"/>
      <w:r>
        <w:rPr>
          <w:rFonts w:ascii="Times New Roman" w:eastAsia="Times New Roman" w:hAnsi="Times New Roman" w:cs="Times New Roman"/>
          <w:sz w:val="24"/>
          <w:szCs w:val="24"/>
          <w:highlight w:val="white"/>
        </w:rPr>
        <w:t xml:space="preserve">, L. B., Rajendra, S. J., &amp; Oakes, L. M. (2023). Diversity and </w:t>
      </w:r>
    </w:p>
    <w:p w14:paraId="08059322" w14:textId="70C2F931" w:rsidR="00634943" w:rsidRDefault="004350FC">
      <w:pPr>
        <w:spacing w:before="120" w:after="240" w:line="480" w:lineRule="auto"/>
        <w:ind w:left="720"/>
        <w:rPr>
          <w:rFonts w:ascii="Times New Roman" w:eastAsia="Times New Roman" w:hAnsi="Times New Roman" w:cs="Times New Roman"/>
          <w:sz w:val="24"/>
          <w:szCs w:val="24"/>
          <w:highlight w:val="white"/>
        </w:rPr>
        <w:pPrChange w:id="884"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representation in infant research: Barriers and bridges toward a globalized science of infant development. </w:t>
      </w:r>
      <w:r>
        <w:rPr>
          <w:rFonts w:ascii="Times New Roman" w:eastAsia="Times New Roman" w:hAnsi="Times New Roman" w:cs="Times New Roman"/>
          <w:i/>
          <w:sz w:val="24"/>
          <w:szCs w:val="24"/>
          <w:highlight w:val="white"/>
        </w:rPr>
        <w:t>Infancy</w:t>
      </w:r>
      <w:r>
        <w:rPr>
          <w:rFonts w:ascii="Times New Roman" w:hAnsi="Times New Roman"/>
          <w:i/>
          <w:sz w:val="24"/>
          <w:highlight w:val="white"/>
          <w:rPrChange w:id="885"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28</w:t>
      </w:r>
      <w:r>
        <w:rPr>
          <w:rFonts w:ascii="Times New Roman" w:eastAsia="Times New Roman" w:hAnsi="Times New Roman" w:cs="Times New Roman"/>
          <w:sz w:val="24"/>
          <w:szCs w:val="24"/>
          <w:highlight w:val="white"/>
        </w:rPr>
        <w:t>(4), 708</w:t>
      </w:r>
      <w:del w:id="886" w:author="Author" w:date="2025-01-23T08:42:00Z">
        <w:r>
          <w:rPr>
            <w:rFonts w:ascii="Times New Roman" w:eastAsia="Times New Roman" w:hAnsi="Times New Roman" w:cs="Times New Roman"/>
            <w:sz w:val="24"/>
            <w:szCs w:val="24"/>
            <w:highlight w:val="white"/>
          </w:rPr>
          <w:delText>–</w:delText>
        </w:r>
      </w:del>
      <w:ins w:id="887"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737. https://doi.org/10.1111/in</w:t>
      </w:r>
      <w:r>
        <w:rPr>
          <w:rFonts w:ascii="Times New Roman" w:eastAsia="Times New Roman" w:hAnsi="Times New Roman" w:cs="Times New Roman"/>
          <w:sz w:val="24"/>
          <w:szCs w:val="24"/>
          <w:highlight w:val="white"/>
        </w:rPr>
        <w:t>fa.</w:t>
      </w:r>
      <w:del w:id="888" w:author="Author" w:date="2025-01-23T08:42:00Z">
        <w:r>
          <w:rPr>
            <w:rFonts w:ascii="Times New Roman" w:eastAsia="Times New Roman" w:hAnsi="Times New Roman" w:cs="Times New Roman"/>
            <w:sz w:val="24"/>
            <w:szCs w:val="24"/>
            <w:highlight w:val="white"/>
          </w:rPr>
          <w:delText>1</w:delText>
        </w:r>
        <w:r>
          <w:rPr>
            <w:rFonts w:ascii="Times New Roman" w:eastAsia="Times New Roman" w:hAnsi="Times New Roman" w:cs="Times New Roman"/>
            <w:sz w:val="24"/>
            <w:szCs w:val="24"/>
            <w:highlight w:val="white"/>
          </w:rPr>
          <w:delText>2547</w:delText>
        </w:r>
      </w:del>
      <w:ins w:id="889" w:author="Author" w:date="2025-01-23T08:42:00Z">
        <w:r>
          <w:rPr>
            <w:rFonts w:ascii="Times New Roman" w:eastAsia="Times New Roman" w:hAnsi="Times New Roman" w:cs="Times New Roman"/>
            <w:sz w:val="24"/>
            <w:szCs w:val="24"/>
            <w:highlight w:val="white"/>
          </w:rPr>
          <w:t>12545</w:t>
        </w:r>
      </w:ins>
    </w:p>
    <w:p w14:paraId="58EA2DBB" w14:textId="77777777" w:rsidR="00634943" w:rsidRDefault="004350FC">
      <w:pPr>
        <w:spacing w:before="120" w:after="240" w:line="480" w:lineRule="auto"/>
        <w:rPr>
          <w:ins w:id="890"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Sperry, D. E., Sperry, L. L., &amp; Miller, P. J. (2019). Reexamining the verbal environments of </w:t>
      </w:r>
    </w:p>
    <w:p w14:paraId="2AE9497C" w14:textId="37DE9786" w:rsidR="00634943" w:rsidRDefault="004350FC">
      <w:pPr>
        <w:spacing w:before="120" w:after="240" w:line="480" w:lineRule="auto"/>
        <w:ind w:left="720"/>
        <w:rPr>
          <w:rFonts w:ascii="Times New Roman" w:eastAsia="Times New Roman" w:hAnsi="Times New Roman" w:cs="Times New Roman"/>
          <w:sz w:val="24"/>
          <w:szCs w:val="24"/>
          <w:highlight w:val="white"/>
        </w:rPr>
        <w:pPrChange w:id="891"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children from different socioeconomic backgrounds. </w:t>
      </w:r>
      <w:r>
        <w:rPr>
          <w:rFonts w:ascii="Times New Roman" w:eastAsia="Times New Roman" w:hAnsi="Times New Roman" w:cs="Times New Roman"/>
          <w:i/>
          <w:sz w:val="24"/>
          <w:szCs w:val="24"/>
          <w:highlight w:val="white"/>
        </w:rPr>
        <w:t>Child Development</w:t>
      </w:r>
      <w:r>
        <w:rPr>
          <w:rFonts w:ascii="Times New Roman" w:hAnsi="Times New Roman"/>
          <w:i/>
          <w:sz w:val="24"/>
          <w:highlight w:val="white"/>
          <w:rPrChange w:id="892"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90</w:t>
      </w:r>
      <w:r>
        <w:rPr>
          <w:rFonts w:ascii="Times New Roman" w:eastAsia="Times New Roman" w:hAnsi="Times New Roman" w:cs="Times New Roman"/>
          <w:sz w:val="24"/>
          <w:szCs w:val="24"/>
          <w:highlight w:val="white"/>
        </w:rPr>
        <w:t>(4), 1303</w:t>
      </w:r>
      <w:del w:id="893" w:author="Author" w:date="2025-01-23T08:42:00Z">
        <w:r>
          <w:rPr>
            <w:rFonts w:ascii="Times New Roman" w:eastAsia="Times New Roman" w:hAnsi="Times New Roman" w:cs="Times New Roman"/>
            <w:sz w:val="24"/>
            <w:szCs w:val="24"/>
            <w:highlight w:val="white"/>
          </w:rPr>
          <w:delText>–</w:delText>
        </w:r>
      </w:del>
      <w:ins w:id="894"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1318. https://doi.org/10.1111/cdev.</w:t>
      </w:r>
      <w:del w:id="895" w:author="Author" w:date="2025-01-23T08:42:00Z">
        <w:r>
          <w:rPr>
            <w:rFonts w:ascii="Times New Roman" w:eastAsia="Times New Roman" w:hAnsi="Times New Roman" w:cs="Times New Roman"/>
            <w:sz w:val="24"/>
            <w:szCs w:val="24"/>
            <w:highlight w:val="white"/>
          </w:rPr>
          <w:delText>13195</w:delText>
        </w:r>
      </w:del>
      <w:ins w:id="896" w:author="Author" w:date="2025-01-23T08:42:00Z">
        <w:r>
          <w:rPr>
            <w:rFonts w:ascii="Times New Roman" w:eastAsia="Times New Roman" w:hAnsi="Times New Roman" w:cs="Times New Roman"/>
            <w:sz w:val="24"/>
            <w:szCs w:val="24"/>
            <w:highlight w:val="white"/>
          </w:rPr>
          <w:t>13072</w:t>
        </w:r>
      </w:ins>
    </w:p>
    <w:p w14:paraId="52B4D8C3" w14:textId="77777777" w:rsidR="00634943" w:rsidRDefault="004350FC">
      <w:pPr>
        <w:spacing w:before="120" w:after="240" w:line="480" w:lineRule="auto"/>
        <w:rPr>
          <w:ins w:id="897" w:author="Author" w:date="2025-01-23T08:42:00Z"/>
          <w:rFonts w:ascii="Times New Roman" w:eastAsia="Times New Roman" w:hAnsi="Times New Roman" w:cs="Times New Roman"/>
          <w:sz w:val="24"/>
          <w:szCs w:val="24"/>
          <w:highlight w:val="white"/>
        </w:rPr>
      </w:pPr>
      <w:ins w:id="898" w:author="Author" w:date="2025-01-23T08:42:00Z">
        <w:r>
          <w:rPr>
            <w:rFonts w:ascii="Times New Roman" w:eastAsia="Times New Roman" w:hAnsi="Times New Roman" w:cs="Times New Roman"/>
            <w:sz w:val="24"/>
            <w:szCs w:val="24"/>
            <w:highlight w:val="white"/>
          </w:rPr>
          <w:t xml:space="preserve">Tan, A. W. M.,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w:t>
        </w:r>
        <w:proofErr w:type="spellStart"/>
        <w:r>
          <w:rPr>
            <w:rFonts w:ascii="Times New Roman" w:eastAsia="Times New Roman" w:hAnsi="Times New Roman" w:cs="Times New Roman"/>
            <w:sz w:val="24"/>
            <w:szCs w:val="24"/>
            <w:highlight w:val="white"/>
          </w:rPr>
          <w:t>B</w:t>
        </w:r>
        <w:r>
          <w:rPr>
            <w:rFonts w:ascii="Times New Roman" w:eastAsia="Times New Roman" w:hAnsi="Times New Roman" w:cs="Times New Roman"/>
            <w:sz w:val="24"/>
            <w:szCs w:val="24"/>
            <w:highlight w:val="white"/>
          </w:rPr>
          <w:t>raginsky</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Mankewitz</w:t>
        </w:r>
        <w:proofErr w:type="spellEnd"/>
        <w:r>
          <w:rPr>
            <w:rFonts w:ascii="Times New Roman" w:eastAsia="Times New Roman" w:hAnsi="Times New Roman" w:cs="Times New Roman"/>
            <w:sz w:val="24"/>
            <w:szCs w:val="24"/>
            <w:highlight w:val="white"/>
          </w:rPr>
          <w:t xml:space="preserve">, J., &amp; Frank, M. C. (2024). Predicting </w:t>
        </w:r>
      </w:ins>
    </w:p>
    <w:p w14:paraId="7EEC8BF3" w14:textId="77777777" w:rsidR="00634943" w:rsidRDefault="004350FC">
      <w:pPr>
        <w:spacing w:before="120" w:after="240" w:line="480" w:lineRule="auto"/>
        <w:ind w:left="720"/>
        <w:rPr>
          <w:ins w:id="899" w:author="Author" w:date="2025-01-23T08:42:00Z"/>
          <w:rFonts w:ascii="Times New Roman" w:eastAsia="Times New Roman" w:hAnsi="Times New Roman" w:cs="Times New Roman"/>
          <w:sz w:val="24"/>
          <w:szCs w:val="24"/>
          <w:highlight w:val="white"/>
        </w:rPr>
      </w:pPr>
      <w:ins w:id="900" w:author="Author" w:date="2025-01-23T08:42:00Z">
        <w:r>
          <w:rPr>
            <w:rFonts w:ascii="Times New Roman" w:eastAsia="Times New Roman" w:hAnsi="Times New Roman" w:cs="Times New Roman"/>
            <w:sz w:val="24"/>
            <w:szCs w:val="24"/>
            <w:highlight w:val="white"/>
          </w:rPr>
          <w:t xml:space="preserve">ages of acquisition for children's early vocabulary across 27 languages and dialects. In </w:t>
        </w:r>
        <w:r>
          <w:rPr>
            <w:rFonts w:ascii="Times New Roman" w:eastAsia="Times New Roman" w:hAnsi="Times New Roman" w:cs="Times New Roman"/>
            <w:i/>
            <w:sz w:val="24"/>
            <w:szCs w:val="24"/>
            <w:highlight w:val="white"/>
          </w:rPr>
          <w:t xml:space="preserve">Proceedings of the Annual Meeting of the Cognitive Science Society </w:t>
        </w:r>
        <w:r>
          <w:rPr>
            <w:rFonts w:ascii="Times New Roman" w:eastAsia="Times New Roman" w:hAnsi="Times New Roman" w:cs="Times New Roman"/>
            <w:sz w:val="24"/>
            <w:szCs w:val="24"/>
            <w:highlight w:val="white"/>
          </w:rPr>
          <w:t>(Vol. 46).</w:t>
        </w:r>
      </w:ins>
    </w:p>
    <w:p w14:paraId="53C1E4AF" w14:textId="77777777" w:rsidR="00634943" w:rsidRDefault="004350FC">
      <w:pPr>
        <w:spacing w:before="120" w:after="240" w:line="480" w:lineRule="auto"/>
        <w:rPr>
          <w:ins w:id="901" w:author="Author" w:date="2025-01-23T08:42:00Z"/>
          <w:rFonts w:ascii="Times New Roman" w:eastAsia="Times New Roman" w:hAnsi="Times New Roman" w:cs="Times New Roman"/>
          <w:i/>
          <w:sz w:val="24"/>
          <w:szCs w:val="24"/>
          <w:highlight w:val="white"/>
        </w:rPr>
      </w:pPr>
      <w:proofErr w:type="spellStart"/>
      <w:r>
        <w:rPr>
          <w:rFonts w:ascii="Times New Roman" w:eastAsia="Times New Roman" w:hAnsi="Times New Roman" w:cs="Times New Roman"/>
          <w:sz w:val="24"/>
          <w:szCs w:val="24"/>
          <w:highlight w:val="white"/>
        </w:rPr>
        <w:t>Tomasello</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Mannle</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 xml:space="preserve">S. (1985). Pragmatics of sibling speech to one-year-olds. </w:t>
      </w:r>
      <w:r>
        <w:rPr>
          <w:rFonts w:ascii="Times New Roman" w:eastAsia="Times New Roman" w:hAnsi="Times New Roman" w:cs="Times New Roman"/>
          <w:i/>
          <w:sz w:val="24"/>
          <w:szCs w:val="24"/>
          <w:highlight w:val="white"/>
        </w:rPr>
        <w:t xml:space="preserve">Child </w:t>
      </w:r>
    </w:p>
    <w:p w14:paraId="506EEDB5" w14:textId="33749578"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902" w:author="Author" w:date="2025-01-23T08:42:00Z">
          <w:pPr>
            <w:spacing w:before="120" w:after="240" w:line="480" w:lineRule="auto"/>
          </w:pPr>
        </w:pPrChange>
      </w:pPr>
      <w:r>
        <w:rPr>
          <w:rFonts w:ascii="Times New Roman" w:eastAsia="Times New Roman" w:hAnsi="Times New Roman" w:cs="Times New Roman"/>
          <w:i/>
          <w:sz w:val="24"/>
          <w:szCs w:val="24"/>
          <w:highlight w:val="white"/>
        </w:rPr>
        <w:t>Development, 56</w:t>
      </w:r>
      <w:r>
        <w:rPr>
          <w:rFonts w:ascii="Times New Roman" w:eastAsia="Times New Roman" w:hAnsi="Times New Roman" w:cs="Times New Roman"/>
          <w:sz w:val="24"/>
          <w:szCs w:val="24"/>
          <w:highlight w:val="white"/>
        </w:rPr>
        <w:t>(4), 911</w:t>
      </w:r>
      <w:del w:id="903" w:author="Author" w:date="2025-01-23T08:42:00Z">
        <w:r>
          <w:rPr>
            <w:rFonts w:ascii="Times New Roman" w:eastAsia="Times New Roman" w:hAnsi="Times New Roman" w:cs="Times New Roman"/>
            <w:sz w:val="24"/>
            <w:szCs w:val="24"/>
            <w:highlight w:val="white"/>
          </w:rPr>
          <w:delText>–</w:delText>
        </w:r>
      </w:del>
      <w:ins w:id="904"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917. https://doi.org/10.2307/</w:t>
      </w:r>
      <w:del w:id="905" w:author="Author" w:date="2025-01-23T08:42:00Z">
        <w:r>
          <w:rPr>
            <w:rFonts w:ascii="Times New Roman" w:eastAsia="Times New Roman" w:hAnsi="Times New Roman" w:cs="Times New Roman"/>
            <w:sz w:val="24"/>
            <w:szCs w:val="24"/>
            <w:highlight w:val="white"/>
          </w:rPr>
          <w:delText>1130104</w:delText>
        </w:r>
      </w:del>
      <w:ins w:id="906" w:author="Author" w:date="2025-01-23T08:42:00Z">
        <w:r>
          <w:rPr>
            <w:rFonts w:ascii="Times New Roman" w:eastAsia="Times New Roman" w:hAnsi="Times New Roman" w:cs="Times New Roman"/>
            <w:sz w:val="24"/>
            <w:szCs w:val="24"/>
            <w:highlight w:val="white"/>
          </w:rPr>
          <w:t>1130103</w:t>
        </w:r>
      </w:ins>
    </w:p>
    <w:p w14:paraId="4AA21451" w14:textId="77777777" w:rsidR="00634943" w:rsidRDefault="004350FC">
      <w:pPr>
        <w:spacing w:before="120" w:after="240" w:line="480" w:lineRule="auto"/>
        <w:rPr>
          <w:ins w:id="907" w:author="Author" w:date="2025-01-23T08:42:00Z"/>
          <w:rFonts w:ascii="Times New Roman" w:eastAsia="Times New Roman" w:hAnsi="Times New Roman" w:cs="Times New Roman"/>
          <w:sz w:val="24"/>
          <w:szCs w:val="24"/>
          <w:highlight w:val="white"/>
        </w:rPr>
      </w:pPr>
      <w:proofErr w:type="spellStart"/>
      <w:ins w:id="908" w:author="Author" w:date="2025-01-23T08:42:00Z">
        <w:r>
          <w:rPr>
            <w:rFonts w:ascii="Times New Roman" w:eastAsia="Times New Roman" w:hAnsi="Times New Roman" w:cs="Times New Roman"/>
            <w:sz w:val="24"/>
            <w:szCs w:val="24"/>
            <w:highlight w:val="white"/>
          </w:rPr>
          <w:t>Troller-Renfree</w:t>
        </w:r>
        <w:proofErr w:type="spellEnd"/>
        <w:r>
          <w:rPr>
            <w:rFonts w:ascii="Times New Roman" w:eastAsia="Times New Roman" w:hAnsi="Times New Roman" w:cs="Times New Roman"/>
            <w:sz w:val="24"/>
            <w:szCs w:val="24"/>
            <w:highlight w:val="white"/>
          </w:rPr>
          <w:t xml:space="preserve">, S. V., Sperber, J. F., &amp; Noble, K. G. (2024). Relations among socioeconomic </w:t>
        </w:r>
      </w:ins>
    </w:p>
    <w:p w14:paraId="46F23FEA" w14:textId="77777777" w:rsidR="00634943" w:rsidRDefault="004350FC">
      <w:pPr>
        <w:spacing w:before="120" w:after="240" w:line="480" w:lineRule="auto"/>
        <w:ind w:left="720"/>
        <w:rPr>
          <w:ins w:id="909" w:author="Author" w:date="2025-01-23T08:42:00Z"/>
          <w:rFonts w:ascii="Times New Roman" w:eastAsia="Times New Roman" w:hAnsi="Times New Roman" w:cs="Times New Roman"/>
          <w:sz w:val="24"/>
          <w:szCs w:val="24"/>
          <w:highlight w:val="white"/>
        </w:rPr>
      </w:pPr>
      <w:ins w:id="910" w:author="Author" w:date="2025-01-23T08:42:00Z">
        <w:r>
          <w:rPr>
            <w:rFonts w:ascii="Times New Roman" w:eastAsia="Times New Roman" w:hAnsi="Times New Roman" w:cs="Times New Roman"/>
            <w:sz w:val="24"/>
            <w:szCs w:val="24"/>
            <w:highlight w:val="white"/>
          </w:rPr>
          <w:t>status, perceived stress, and the ho</w:t>
        </w:r>
        <w:r>
          <w:rPr>
            <w:rFonts w:ascii="Times New Roman" w:eastAsia="Times New Roman" w:hAnsi="Times New Roman" w:cs="Times New Roman"/>
            <w:sz w:val="24"/>
            <w:szCs w:val="24"/>
            <w:highlight w:val="white"/>
          </w:rPr>
          <w:t xml:space="preserve">me language environment. </w:t>
        </w:r>
        <w:r>
          <w:rPr>
            <w:rFonts w:ascii="Times New Roman" w:eastAsia="Times New Roman" w:hAnsi="Times New Roman" w:cs="Times New Roman"/>
            <w:i/>
            <w:sz w:val="24"/>
            <w:szCs w:val="24"/>
            <w:highlight w:val="white"/>
          </w:rPr>
          <w:t>Journal of child language, 51</w:t>
        </w:r>
        <w:r>
          <w:rPr>
            <w:rFonts w:ascii="Times New Roman" w:eastAsia="Times New Roman" w:hAnsi="Times New Roman" w:cs="Times New Roman"/>
            <w:sz w:val="24"/>
            <w:szCs w:val="24"/>
            <w:highlight w:val="white"/>
          </w:rPr>
          <w:t>(5), 1067-1084. https://doi.org/10.1017/S0305000923000156</w:t>
        </w:r>
      </w:ins>
    </w:p>
    <w:p w14:paraId="568AE1B4" w14:textId="77777777" w:rsidR="00634943" w:rsidRDefault="004350FC">
      <w:pPr>
        <w:spacing w:before="120" w:after="240" w:line="480" w:lineRule="auto"/>
        <w:rPr>
          <w:ins w:id="911" w:author="Author" w:date="2025-01-23T08:42:00Z"/>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Vogt, P., Masson-</w:t>
      </w:r>
      <w:proofErr w:type="spellStart"/>
      <w:r>
        <w:rPr>
          <w:rFonts w:ascii="Times New Roman" w:eastAsia="Times New Roman" w:hAnsi="Times New Roman" w:cs="Times New Roman"/>
          <w:sz w:val="24"/>
          <w:szCs w:val="24"/>
          <w:highlight w:val="white"/>
        </w:rPr>
        <w:t>Carro</w:t>
      </w:r>
      <w:proofErr w:type="spellEnd"/>
      <w:r>
        <w:rPr>
          <w:rFonts w:ascii="Times New Roman" w:eastAsia="Times New Roman" w:hAnsi="Times New Roman" w:cs="Times New Roman"/>
          <w:sz w:val="24"/>
          <w:szCs w:val="24"/>
          <w:highlight w:val="white"/>
        </w:rPr>
        <w:t xml:space="preserve">, I., &amp; de Jong, C. (2021). </w:t>
      </w:r>
      <w:r>
        <w:rPr>
          <w:rFonts w:ascii="Times New Roman" w:hAnsi="Times New Roman"/>
          <w:sz w:val="24"/>
          <w:highlight w:val="white"/>
          <w:rPrChange w:id="912" w:author="Author" w:date="2025-01-23T08:42:00Z">
            <w:rPr>
              <w:rFonts w:ascii="Times New Roman" w:hAnsi="Times New Roman"/>
              <w:i/>
              <w:sz w:val="24"/>
              <w:highlight w:val="white"/>
            </w:rPr>
          </w:rPrChange>
        </w:rPr>
        <w:t xml:space="preserve">Multimodal interactions among infants in three </w:t>
      </w:r>
    </w:p>
    <w:p w14:paraId="29018D3C" w14:textId="2BFA57B0" w:rsidR="00634943" w:rsidRDefault="004350FC">
      <w:pPr>
        <w:spacing w:before="120" w:after="240" w:line="480" w:lineRule="auto"/>
        <w:ind w:firstLine="720"/>
        <w:rPr>
          <w:rFonts w:ascii="Times New Roman" w:eastAsia="Times New Roman" w:hAnsi="Times New Roman" w:cs="Times New Roman"/>
          <w:sz w:val="24"/>
          <w:szCs w:val="24"/>
          <w:highlight w:val="white"/>
        </w:rPr>
        <w:pPrChange w:id="913" w:author="Author" w:date="2025-01-23T08:42:00Z">
          <w:pPr>
            <w:spacing w:before="120" w:after="240" w:line="480" w:lineRule="auto"/>
          </w:pPr>
        </w:pPrChange>
      </w:pPr>
      <w:r>
        <w:rPr>
          <w:rFonts w:ascii="Times New Roman" w:hAnsi="Times New Roman"/>
          <w:sz w:val="24"/>
          <w:highlight w:val="white"/>
          <w:rPrChange w:id="914" w:author="Author" w:date="2025-01-23T08:42:00Z">
            <w:rPr>
              <w:rFonts w:ascii="Times New Roman" w:hAnsi="Times New Roman"/>
              <w:i/>
              <w:sz w:val="24"/>
              <w:highlight w:val="white"/>
            </w:rPr>
          </w:rPrChange>
        </w:rPr>
        <w:lastRenderedPageBreak/>
        <w:t xml:space="preserve">radically different learning environments. </w:t>
      </w:r>
      <w:r>
        <w:rPr>
          <w:rFonts w:ascii="Times New Roman" w:eastAsia="Times New Roman" w:hAnsi="Times New Roman" w:cs="Times New Roman"/>
          <w:i/>
          <w:sz w:val="24"/>
          <w:szCs w:val="24"/>
          <w:highlight w:val="white"/>
        </w:rPr>
        <w:t>Jou</w:t>
      </w:r>
      <w:r>
        <w:rPr>
          <w:rFonts w:ascii="Times New Roman" w:eastAsia="Times New Roman" w:hAnsi="Times New Roman" w:cs="Times New Roman"/>
          <w:i/>
          <w:sz w:val="24"/>
          <w:szCs w:val="24"/>
          <w:highlight w:val="white"/>
        </w:rPr>
        <w:t>rnal of Child Language, 48</w:t>
      </w:r>
      <w:r>
        <w:rPr>
          <w:rFonts w:ascii="Times New Roman" w:eastAsia="Times New Roman" w:hAnsi="Times New Roman" w:cs="Times New Roman"/>
          <w:sz w:val="24"/>
          <w:szCs w:val="24"/>
          <w:highlight w:val="white"/>
        </w:rPr>
        <w:t>(4), 787</w:t>
      </w:r>
      <w:del w:id="915" w:author="Author" w:date="2025-01-23T08:42:00Z">
        <w:r>
          <w:rPr>
            <w:rFonts w:ascii="Times New Roman" w:eastAsia="Times New Roman" w:hAnsi="Times New Roman" w:cs="Times New Roman"/>
            <w:sz w:val="24"/>
            <w:szCs w:val="24"/>
            <w:highlight w:val="white"/>
          </w:rPr>
          <w:delText>–</w:delText>
        </w:r>
      </w:del>
      <w:ins w:id="916" w:author="Author" w:date="2025-01-23T08:42:00Z">
        <w:r>
          <w:rPr>
            <w:rFonts w:ascii="Times New Roman" w:eastAsia="Times New Roman" w:hAnsi="Times New Roman" w:cs="Times New Roman"/>
            <w:sz w:val="24"/>
            <w:szCs w:val="24"/>
            <w:highlight w:val="white"/>
          </w:rPr>
          <w:t>-</w:t>
        </w:r>
      </w:ins>
      <w:r>
        <w:rPr>
          <w:rFonts w:ascii="Times New Roman" w:eastAsia="Times New Roman" w:hAnsi="Times New Roman" w:cs="Times New Roman"/>
          <w:sz w:val="24"/>
          <w:szCs w:val="24"/>
          <w:highlight w:val="white"/>
        </w:rPr>
        <w:t>808.</w:t>
      </w:r>
      <w:del w:id="917" w:author="Author" w:date="2025-01-23T08:42:00Z">
        <w:r>
          <w:rPr>
            <w:rFonts w:ascii="Times New Roman" w:eastAsia="Times New Roman" w:hAnsi="Times New Roman" w:cs="Times New Roman"/>
            <w:sz w:val="24"/>
            <w:szCs w:val="24"/>
            <w:highlight w:val="white"/>
          </w:rPr>
          <w:delText xml:space="preserve"> https://doi.org/10.1017/S0305000921000343</w:delText>
        </w:r>
      </w:del>
    </w:p>
    <w:p w14:paraId="3B93FE47" w14:textId="77777777" w:rsidR="00634943" w:rsidRDefault="004350FC">
      <w:pPr>
        <w:spacing w:before="120" w:after="240" w:line="480" w:lineRule="auto"/>
        <w:ind w:firstLine="720"/>
        <w:rPr>
          <w:ins w:id="918" w:author="Author" w:date="2025-01-23T08:42:00Z"/>
          <w:rFonts w:ascii="Times New Roman" w:eastAsia="Times New Roman" w:hAnsi="Times New Roman" w:cs="Times New Roman"/>
          <w:sz w:val="24"/>
          <w:szCs w:val="24"/>
          <w:highlight w:val="white"/>
        </w:rPr>
      </w:pPr>
      <w:ins w:id="919" w:author="Author" w:date="2025-01-23T08:42:00Z">
        <w:r>
          <w:rPr>
            <w:rFonts w:ascii="Times New Roman" w:eastAsia="Times New Roman" w:hAnsi="Times New Roman" w:cs="Times New Roman"/>
            <w:sz w:val="24"/>
            <w:szCs w:val="24"/>
            <w:highlight w:val="white"/>
          </w:rPr>
          <w:t>https://doi.org/10.31234/osf.io/xfkag</w:t>
        </w:r>
      </w:ins>
    </w:p>
    <w:p w14:paraId="378ECE93" w14:textId="77777777" w:rsidR="00634943" w:rsidRDefault="004350FC">
      <w:pPr>
        <w:spacing w:before="120" w:after="240" w:line="480" w:lineRule="auto"/>
        <w:rPr>
          <w:ins w:id="920" w:author="Author" w:date="2025-01-23T08:42:00Z"/>
          <w:rFonts w:ascii="Times New Roman" w:eastAsia="Times New Roman" w:hAnsi="Times New Roman" w:cs="Times New Roman"/>
          <w:sz w:val="24"/>
          <w:szCs w:val="24"/>
          <w:highlight w:val="white"/>
        </w:rPr>
      </w:pPr>
      <w:proofErr w:type="spellStart"/>
      <w:r>
        <w:rPr>
          <w:rFonts w:ascii="Times New Roman" w:hAnsi="Times New Roman"/>
          <w:sz w:val="24"/>
          <w:highlight w:val="white"/>
          <w:rPrChange w:id="921" w:author="Author" w:date="2025-01-23T08:42:00Z">
            <w:rPr>
              <w:rFonts w:ascii="Times New Roman" w:hAnsi="Times New Roman"/>
              <w:color w:val="222222"/>
              <w:sz w:val="24"/>
              <w:highlight w:val="white"/>
            </w:rPr>
          </w:rPrChange>
        </w:rPr>
        <w:t>Warstadt</w:t>
      </w:r>
      <w:proofErr w:type="spellEnd"/>
      <w:r>
        <w:rPr>
          <w:rFonts w:ascii="Times New Roman" w:hAnsi="Times New Roman"/>
          <w:sz w:val="24"/>
          <w:highlight w:val="white"/>
          <w:rPrChange w:id="922" w:author="Author" w:date="2025-01-23T08:42:00Z">
            <w:rPr>
              <w:rFonts w:ascii="Times New Roman" w:hAnsi="Times New Roman"/>
              <w:color w:val="222222"/>
              <w:sz w:val="24"/>
              <w:highlight w:val="white"/>
            </w:rPr>
          </w:rPrChange>
        </w:rPr>
        <w:t xml:space="preserve">, A., </w:t>
      </w:r>
      <w:proofErr w:type="spellStart"/>
      <w:r>
        <w:rPr>
          <w:rFonts w:ascii="Times New Roman" w:hAnsi="Times New Roman"/>
          <w:sz w:val="24"/>
          <w:highlight w:val="white"/>
          <w:rPrChange w:id="923" w:author="Author" w:date="2025-01-23T08:42:00Z">
            <w:rPr>
              <w:rFonts w:ascii="Times New Roman" w:hAnsi="Times New Roman"/>
              <w:color w:val="222222"/>
              <w:sz w:val="24"/>
              <w:highlight w:val="white"/>
            </w:rPr>
          </w:rPrChange>
        </w:rPr>
        <w:t>Choshen</w:t>
      </w:r>
      <w:proofErr w:type="spellEnd"/>
      <w:r>
        <w:rPr>
          <w:rFonts w:ascii="Times New Roman" w:hAnsi="Times New Roman"/>
          <w:sz w:val="24"/>
          <w:highlight w:val="white"/>
          <w:rPrChange w:id="924" w:author="Author" w:date="2025-01-23T08:42:00Z">
            <w:rPr>
              <w:rFonts w:ascii="Times New Roman" w:hAnsi="Times New Roman"/>
              <w:color w:val="222222"/>
              <w:sz w:val="24"/>
              <w:highlight w:val="white"/>
            </w:rPr>
          </w:rPrChange>
        </w:rPr>
        <w:t xml:space="preserve">, L., Mueller, A., Williams, A., Wilcox, E., &amp; Zhuang, C. (2023). Call for </w:t>
      </w:r>
    </w:p>
    <w:p w14:paraId="7C979CA3" w14:textId="77777777" w:rsidR="00634943" w:rsidRDefault="004350FC">
      <w:pPr>
        <w:spacing w:before="120" w:after="240" w:line="480" w:lineRule="auto"/>
        <w:ind w:left="720"/>
        <w:rPr>
          <w:rFonts w:ascii="Times New Roman" w:hAnsi="Times New Roman"/>
          <w:sz w:val="24"/>
          <w:highlight w:val="white"/>
          <w:rPrChange w:id="925" w:author="Author" w:date="2025-01-23T08:42:00Z">
            <w:rPr>
              <w:rFonts w:ascii="Times New Roman" w:hAnsi="Times New Roman"/>
              <w:color w:val="222222"/>
              <w:sz w:val="24"/>
              <w:highlight w:val="white"/>
            </w:rPr>
          </w:rPrChange>
        </w:rPr>
        <w:pPrChange w:id="926" w:author="Author" w:date="2025-01-23T08:42:00Z">
          <w:pPr>
            <w:spacing w:before="120" w:after="240" w:line="480" w:lineRule="auto"/>
          </w:pPr>
        </w:pPrChange>
      </w:pPr>
      <w:r>
        <w:rPr>
          <w:rFonts w:ascii="Times New Roman" w:hAnsi="Times New Roman"/>
          <w:sz w:val="24"/>
          <w:highlight w:val="white"/>
          <w:rPrChange w:id="927" w:author="Author" w:date="2025-01-23T08:42:00Z">
            <w:rPr>
              <w:rFonts w:ascii="Times New Roman" w:hAnsi="Times New Roman"/>
              <w:color w:val="222222"/>
              <w:sz w:val="24"/>
              <w:highlight w:val="white"/>
            </w:rPr>
          </w:rPrChange>
        </w:rPr>
        <w:t xml:space="preserve">Papers--The </w:t>
      </w:r>
      <w:proofErr w:type="spellStart"/>
      <w:r>
        <w:rPr>
          <w:rFonts w:ascii="Times New Roman" w:hAnsi="Times New Roman"/>
          <w:sz w:val="24"/>
          <w:highlight w:val="white"/>
          <w:rPrChange w:id="928" w:author="Author" w:date="2025-01-23T08:42:00Z">
            <w:rPr>
              <w:rFonts w:ascii="Times New Roman" w:hAnsi="Times New Roman"/>
              <w:color w:val="222222"/>
              <w:sz w:val="24"/>
              <w:highlight w:val="white"/>
            </w:rPr>
          </w:rPrChange>
        </w:rPr>
        <w:t>BabyLM</w:t>
      </w:r>
      <w:proofErr w:type="spellEnd"/>
      <w:r>
        <w:rPr>
          <w:rFonts w:ascii="Times New Roman" w:hAnsi="Times New Roman"/>
          <w:sz w:val="24"/>
          <w:highlight w:val="white"/>
          <w:rPrChange w:id="929" w:author="Author" w:date="2025-01-23T08:42:00Z">
            <w:rPr>
              <w:rFonts w:ascii="Times New Roman" w:hAnsi="Times New Roman"/>
              <w:color w:val="222222"/>
              <w:sz w:val="24"/>
              <w:highlight w:val="white"/>
            </w:rPr>
          </w:rPrChange>
        </w:rPr>
        <w:t xml:space="preserve"> Challenge: Sample-efficient pretraining on a developmentally p</w:t>
      </w:r>
      <w:r>
        <w:rPr>
          <w:rFonts w:ascii="Times New Roman" w:hAnsi="Times New Roman"/>
          <w:sz w:val="24"/>
          <w:highlight w:val="white"/>
          <w:rPrChange w:id="930" w:author="Author" w:date="2025-01-23T08:42:00Z">
            <w:rPr>
              <w:rFonts w:ascii="Times New Roman" w:hAnsi="Times New Roman"/>
              <w:color w:val="222222"/>
              <w:sz w:val="24"/>
              <w:highlight w:val="white"/>
            </w:rPr>
          </w:rPrChange>
        </w:rPr>
        <w:t xml:space="preserve">lausible corpus. </w:t>
      </w:r>
      <w:proofErr w:type="spellStart"/>
      <w:r>
        <w:rPr>
          <w:rFonts w:ascii="Times New Roman" w:hAnsi="Times New Roman"/>
          <w:sz w:val="24"/>
          <w:highlight w:val="white"/>
          <w:rPrChange w:id="931" w:author="Author" w:date="2025-01-23T08:42:00Z">
            <w:rPr>
              <w:rFonts w:ascii="Times New Roman" w:hAnsi="Times New Roman"/>
              <w:i/>
              <w:color w:val="222222"/>
              <w:sz w:val="24"/>
              <w:highlight w:val="white"/>
            </w:rPr>
          </w:rPrChange>
        </w:rPr>
        <w:t>arXiv</w:t>
      </w:r>
      <w:proofErr w:type="spellEnd"/>
      <w:r>
        <w:rPr>
          <w:rFonts w:ascii="Times New Roman" w:hAnsi="Times New Roman"/>
          <w:sz w:val="24"/>
          <w:highlight w:val="white"/>
          <w:rPrChange w:id="932" w:author="Author" w:date="2025-01-23T08:42:00Z">
            <w:rPr>
              <w:rFonts w:ascii="Times New Roman" w:hAnsi="Times New Roman"/>
              <w:i/>
              <w:color w:val="222222"/>
              <w:sz w:val="24"/>
              <w:highlight w:val="white"/>
            </w:rPr>
          </w:rPrChange>
        </w:rPr>
        <w:t xml:space="preserve"> preprint arXiv:2301.11796</w:t>
      </w:r>
      <w:r>
        <w:rPr>
          <w:rFonts w:ascii="Times New Roman" w:hAnsi="Times New Roman"/>
          <w:sz w:val="24"/>
          <w:highlight w:val="white"/>
          <w:rPrChange w:id="933" w:author="Author" w:date="2025-01-23T08:42:00Z">
            <w:rPr>
              <w:rFonts w:ascii="Times New Roman" w:hAnsi="Times New Roman"/>
              <w:color w:val="222222"/>
              <w:sz w:val="24"/>
              <w:highlight w:val="white"/>
            </w:rPr>
          </w:rPrChange>
        </w:rPr>
        <w:t>.</w:t>
      </w:r>
      <w:ins w:id="934" w:author="Author" w:date="2025-01-23T08:42:00Z">
        <w:r>
          <w:rPr>
            <w:rFonts w:ascii="Times New Roman" w:eastAsia="Times New Roman" w:hAnsi="Times New Roman" w:cs="Times New Roman"/>
            <w:sz w:val="24"/>
            <w:szCs w:val="24"/>
            <w:highlight w:val="white"/>
          </w:rPr>
          <w:t xml:space="preserve"> https://doi.org/10.18653/v1/2023.conll-babylm.1</w:t>
        </w:r>
      </w:ins>
    </w:p>
    <w:p w14:paraId="5F61251B" w14:textId="77777777" w:rsidR="00634943" w:rsidRDefault="004350FC">
      <w:pPr>
        <w:spacing w:before="120" w:after="240" w:line="480" w:lineRule="auto"/>
        <w:rPr>
          <w:ins w:id="935" w:author="Author" w:date="2025-01-23T08:42:00Z"/>
          <w:rFonts w:ascii="Times New Roman" w:eastAsia="Times New Roman" w:hAnsi="Times New Roman" w:cs="Times New Roman"/>
          <w:sz w:val="24"/>
          <w:szCs w:val="24"/>
          <w:highlight w:val="white"/>
        </w:rPr>
      </w:pPr>
      <w:r>
        <w:rPr>
          <w:rFonts w:ascii="Times New Roman" w:hAnsi="Times New Roman"/>
          <w:sz w:val="24"/>
          <w:highlight w:val="white"/>
          <w:rPrChange w:id="936" w:author="Author" w:date="2025-01-23T08:42:00Z">
            <w:rPr>
              <w:rFonts w:ascii="Times New Roman" w:hAnsi="Times New Roman"/>
              <w:color w:val="222222"/>
              <w:sz w:val="24"/>
              <w:highlight w:val="white"/>
            </w:rPr>
          </w:rPrChange>
        </w:rPr>
        <w:t xml:space="preserve">World Values Survey Association. (2020). World Values Survey: Round Seven - Country-Pooled </w:t>
      </w:r>
    </w:p>
    <w:p w14:paraId="2CD95B72" w14:textId="77777777" w:rsidR="00634943" w:rsidRDefault="004350FC">
      <w:pPr>
        <w:spacing w:before="120" w:after="240" w:line="480" w:lineRule="auto"/>
        <w:ind w:left="720"/>
        <w:rPr>
          <w:rFonts w:ascii="Times New Roman" w:hAnsi="Times New Roman"/>
          <w:sz w:val="24"/>
          <w:highlight w:val="white"/>
          <w:rPrChange w:id="937" w:author="Author" w:date="2025-01-23T08:42:00Z">
            <w:rPr>
              <w:rFonts w:ascii="Times New Roman" w:hAnsi="Times New Roman"/>
              <w:color w:val="222222"/>
              <w:sz w:val="24"/>
              <w:highlight w:val="white"/>
            </w:rPr>
          </w:rPrChange>
        </w:rPr>
        <w:pPrChange w:id="938" w:author="Author" w:date="2025-01-23T08:42:00Z">
          <w:pPr>
            <w:spacing w:before="120" w:after="240" w:line="480" w:lineRule="auto"/>
          </w:pPr>
        </w:pPrChange>
      </w:pPr>
      <w:r>
        <w:rPr>
          <w:rFonts w:ascii="Times New Roman" w:hAnsi="Times New Roman"/>
          <w:sz w:val="24"/>
          <w:highlight w:val="white"/>
          <w:rPrChange w:id="939" w:author="Author" w:date="2025-01-23T08:42:00Z">
            <w:rPr>
              <w:rFonts w:ascii="Times New Roman" w:hAnsi="Times New Roman"/>
              <w:color w:val="222222"/>
              <w:sz w:val="24"/>
              <w:highlight w:val="white"/>
            </w:rPr>
          </w:rPrChange>
        </w:rPr>
        <w:t>Datafile Version. Madrid, Spain &amp; Vienna, Austria: JD Systems Inst</w:t>
      </w:r>
      <w:r>
        <w:rPr>
          <w:rFonts w:ascii="Times New Roman" w:hAnsi="Times New Roman"/>
          <w:sz w:val="24"/>
          <w:highlight w:val="white"/>
          <w:rPrChange w:id="940" w:author="Author" w:date="2025-01-23T08:42:00Z">
            <w:rPr>
              <w:rFonts w:ascii="Times New Roman" w:hAnsi="Times New Roman"/>
              <w:color w:val="222222"/>
              <w:sz w:val="24"/>
              <w:highlight w:val="white"/>
            </w:rPr>
          </w:rPrChange>
        </w:rPr>
        <w:t>itute. Retrieved from https://www.worldvaluessurvey.org/WVSDocumentationWV7.jsp.</w:t>
      </w:r>
    </w:p>
    <w:p w14:paraId="2995E7B4" w14:textId="77777777" w:rsidR="00634943" w:rsidRDefault="004350FC">
      <w:pPr>
        <w:spacing w:before="120" w:after="240" w:line="480" w:lineRule="auto"/>
        <w:rPr>
          <w:ins w:id="941" w:author="Author" w:date="2025-01-23T08:42:00Z"/>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Zambrana</w:t>
      </w:r>
      <w:proofErr w:type="spellEnd"/>
      <w:r>
        <w:rPr>
          <w:rFonts w:ascii="Times New Roman" w:eastAsia="Times New Roman" w:hAnsi="Times New Roman" w:cs="Times New Roman"/>
          <w:sz w:val="24"/>
          <w:szCs w:val="24"/>
          <w:highlight w:val="white"/>
        </w:rPr>
        <w:t xml:space="preserve">, I. M., </w:t>
      </w:r>
      <w:proofErr w:type="spellStart"/>
      <w:r>
        <w:rPr>
          <w:rFonts w:ascii="Times New Roman" w:eastAsia="Times New Roman" w:hAnsi="Times New Roman" w:cs="Times New Roman"/>
          <w:sz w:val="24"/>
          <w:szCs w:val="24"/>
          <w:highlight w:val="white"/>
        </w:rPr>
        <w:t>Ystrom</w:t>
      </w:r>
      <w:proofErr w:type="spellEnd"/>
      <w:r>
        <w:rPr>
          <w:rFonts w:ascii="Times New Roman" w:eastAsia="Times New Roman" w:hAnsi="Times New Roman" w:cs="Times New Roman"/>
          <w:sz w:val="24"/>
          <w:szCs w:val="24"/>
          <w:highlight w:val="white"/>
        </w:rPr>
        <w:t xml:space="preserve">, E., &amp; Pons, F. (2012). Impact of gender, maternal education, and birth </w:t>
      </w:r>
    </w:p>
    <w:p w14:paraId="76E69C36" w14:textId="3E02C9D6" w:rsidR="00634943" w:rsidRDefault="004350FC">
      <w:pPr>
        <w:spacing w:before="120" w:after="240" w:line="480" w:lineRule="auto"/>
        <w:ind w:left="720"/>
        <w:rPr>
          <w:rFonts w:ascii="Times New Roman" w:eastAsia="Times New Roman" w:hAnsi="Times New Roman" w:cs="Times New Roman"/>
          <w:sz w:val="24"/>
          <w:szCs w:val="24"/>
          <w:highlight w:val="white"/>
        </w:rPr>
        <w:pPrChange w:id="942" w:author="Author" w:date="2025-01-23T08:42:00Z">
          <w:pPr>
            <w:spacing w:before="120" w:after="240" w:line="480" w:lineRule="auto"/>
          </w:pPr>
        </w:pPrChange>
      </w:pPr>
      <w:r>
        <w:rPr>
          <w:rFonts w:ascii="Times New Roman" w:eastAsia="Times New Roman" w:hAnsi="Times New Roman" w:cs="Times New Roman"/>
          <w:sz w:val="24"/>
          <w:szCs w:val="24"/>
          <w:highlight w:val="white"/>
        </w:rPr>
        <w:t xml:space="preserve">order on the development of language comprehension: A longitudinal study from 18 to 36 months of age. </w:t>
      </w:r>
      <w:r>
        <w:rPr>
          <w:rFonts w:ascii="Times New Roman" w:eastAsia="Times New Roman" w:hAnsi="Times New Roman" w:cs="Times New Roman"/>
          <w:i/>
          <w:sz w:val="24"/>
          <w:szCs w:val="24"/>
          <w:highlight w:val="white"/>
        </w:rPr>
        <w:t>Journal of Developmental &amp; Behavioral Pediatrics</w:t>
      </w:r>
      <w:r>
        <w:rPr>
          <w:rFonts w:ascii="Times New Roman" w:hAnsi="Times New Roman"/>
          <w:i/>
          <w:sz w:val="24"/>
          <w:highlight w:val="white"/>
          <w:rPrChange w:id="943" w:author="Author" w:date="2025-01-23T08:42:00Z">
            <w:rPr>
              <w:rFonts w:ascii="Times New Roman" w:hAnsi="Times New Roman"/>
              <w:sz w:val="24"/>
              <w:highlight w:val="white"/>
            </w:rPr>
          </w:rPrChange>
        </w:rPr>
        <w:t xml:space="preserve">, </w:t>
      </w:r>
      <w:r>
        <w:rPr>
          <w:rFonts w:ascii="Times New Roman" w:eastAsia="Times New Roman" w:hAnsi="Times New Roman" w:cs="Times New Roman"/>
          <w:i/>
          <w:sz w:val="24"/>
          <w:szCs w:val="24"/>
          <w:highlight w:val="white"/>
        </w:rPr>
        <w:t>33</w:t>
      </w:r>
      <w:r>
        <w:rPr>
          <w:rFonts w:ascii="Times New Roman" w:eastAsia="Times New Roman" w:hAnsi="Times New Roman" w:cs="Times New Roman"/>
          <w:sz w:val="24"/>
          <w:szCs w:val="24"/>
          <w:highlight w:val="white"/>
        </w:rPr>
        <w:t>(2), 146</w:t>
      </w:r>
      <w:del w:id="944" w:author="Author" w:date="2025-01-23T08:42:00Z">
        <w:r>
          <w:rPr>
            <w:rFonts w:ascii="Times New Roman" w:eastAsia="Times New Roman" w:hAnsi="Times New Roman" w:cs="Times New Roman"/>
            <w:sz w:val="24"/>
            <w:szCs w:val="24"/>
            <w:highlight w:val="white"/>
          </w:rPr>
          <w:delText>–155. https://do</w:delText>
        </w:r>
        <w:r>
          <w:rPr>
            <w:rFonts w:ascii="Times New Roman" w:eastAsia="Times New Roman" w:hAnsi="Times New Roman" w:cs="Times New Roman"/>
            <w:sz w:val="24"/>
            <w:szCs w:val="24"/>
            <w:highlight w:val="white"/>
          </w:rPr>
          <w:delText>i.org/10.1097/DBP.0b013e3182423aab</w:delText>
        </w:r>
      </w:del>
      <w:ins w:id="945" w:author="Author" w:date="2025-01-23T08:42:00Z">
        <w:r>
          <w:rPr>
            <w:rFonts w:ascii="Times New Roman" w:eastAsia="Times New Roman" w:hAnsi="Times New Roman" w:cs="Times New Roman"/>
            <w:sz w:val="24"/>
            <w:szCs w:val="24"/>
            <w:highlight w:val="white"/>
          </w:rPr>
          <w:t>-155.</w:t>
        </w:r>
      </w:ins>
    </w:p>
    <w:p w14:paraId="0803A9D3" w14:textId="77777777" w:rsidR="00634943" w:rsidRDefault="004350FC">
      <w:pPr>
        <w:spacing w:before="120" w:after="240" w:line="480" w:lineRule="auto"/>
        <w:ind w:firstLine="720"/>
        <w:rPr>
          <w:ins w:id="946" w:author="Author" w:date="2025-01-23T08:42:00Z"/>
          <w:rFonts w:ascii="Times New Roman" w:eastAsia="Times New Roman" w:hAnsi="Times New Roman" w:cs="Times New Roman"/>
          <w:sz w:val="24"/>
          <w:szCs w:val="24"/>
          <w:highlight w:val="white"/>
        </w:rPr>
      </w:pPr>
      <w:ins w:id="947" w:author="Author" w:date="2025-01-23T08:42:00Z">
        <w:r>
          <w:rPr>
            <w:rFonts w:ascii="Times New Roman" w:eastAsia="Times New Roman" w:hAnsi="Times New Roman" w:cs="Times New Roman"/>
            <w:sz w:val="24"/>
            <w:szCs w:val="24"/>
            <w:highlight w:val="white"/>
          </w:rPr>
          <w:t>https://doi.org/10.1097/DBP.0b013e31823d4f83</w:t>
        </w:r>
      </w:ins>
    </w:p>
    <w:p w14:paraId="0F96ADD7" w14:textId="77777777" w:rsidR="00634943" w:rsidRDefault="00634943">
      <w:pPr>
        <w:spacing w:line="480" w:lineRule="auto"/>
        <w:rPr>
          <w:rFonts w:ascii="Times New Roman" w:eastAsia="Times New Roman" w:hAnsi="Times New Roman" w:cs="Times New Roman"/>
          <w:sz w:val="24"/>
          <w:szCs w:val="24"/>
          <w:highlight w:val="white"/>
        </w:rPr>
        <w:pPrChange w:id="948" w:author="Author" w:date="2025-01-23T08:42:00Z">
          <w:pPr>
            <w:spacing w:line="480" w:lineRule="auto"/>
            <w:ind w:firstLine="720"/>
          </w:pPr>
        </w:pPrChange>
      </w:pPr>
    </w:p>
    <w:sectPr w:rsidR="00634943">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AB098F" w14:textId="77777777" w:rsidR="004350FC" w:rsidRDefault="004350FC">
      <w:pPr>
        <w:spacing w:line="240" w:lineRule="auto"/>
      </w:pPr>
      <w:r>
        <w:separator/>
      </w:r>
    </w:p>
  </w:endnote>
  <w:endnote w:type="continuationSeparator" w:id="0">
    <w:p w14:paraId="4F348640" w14:textId="77777777" w:rsidR="004350FC" w:rsidRDefault="004350FC">
      <w:pPr>
        <w:spacing w:line="240" w:lineRule="auto"/>
      </w:pPr>
      <w:r>
        <w:continuationSeparator/>
      </w:r>
    </w:p>
  </w:endnote>
  <w:endnote w:type="continuationNotice" w:id="1">
    <w:p w14:paraId="3A30CF9F" w14:textId="77777777" w:rsidR="004350FC" w:rsidRDefault="004350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CBE1A" w14:textId="394E842D" w:rsidR="00634943" w:rsidRDefault="004350FC">
    <w:pPr>
      <w:jc w:val="right"/>
      <w:rPr>
        <w:rFonts w:ascii="Times New Roman" w:eastAsia="Times New Roman" w:hAnsi="Times New Roman" w:cs="Times New Roman"/>
        <w:sz w:val="24"/>
        <w:szCs w:val="24"/>
      </w:rPr>
    </w:pPr>
    <w:del w:id="949" w:author="Author" w:date="2025-01-23T08:42:00Z">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delInstrText>PAGE</w:delInstrText>
      </w:r>
      <w:r>
        <w:rPr>
          <w:rFonts w:ascii="Times New Roman" w:eastAsia="Times New Roman" w:hAnsi="Times New Roman" w:cs="Times New Roman"/>
          <w:sz w:val="24"/>
          <w:szCs w:val="24"/>
        </w:rPr>
        <w:fldChar w:fldCharType="end"/>
      </w:r>
    </w:del>
    <w:ins w:id="950" w:author="Author" w:date="2025-01-23T08:42:00Z">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sidR="007C0201">
        <w:rPr>
          <w:rFonts w:ascii="Times New Roman" w:eastAsia="Times New Roman" w:hAnsi="Times New Roman" w:cs="Times New Roman"/>
          <w:sz w:val="24"/>
          <w:szCs w:val="24"/>
        </w:rPr>
        <w:fldChar w:fldCharType="separate"/>
      </w:r>
      <w:r w:rsidR="007C020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CBC194" w14:textId="77777777" w:rsidR="004350FC" w:rsidRDefault="004350FC">
      <w:pPr>
        <w:spacing w:line="240" w:lineRule="auto"/>
      </w:pPr>
      <w:r>
        <w:separator/>
      </w:r>
    </w:p>
  </w:footnote>
  <w:footnote w:type="continuationSeparator" w:id="0">
    <w:p w14:paraId="78AD1381" w14:textId="77777777" w:rsidR="004350FC" w:rsidRDefault="004350FC">
      <w:pPr>
        <w:spacing w:line="240" w:lineRule="auto"/>
      </w:pPr>
      <w:r>
        <w:continuationSeparator/>
      </w:r>
    </w:p>
  </w:footnote>
  <w:footnote w:type="continuationNotice" w:id="1">
    <w:p w14:paraId="778ABC28" w14:textId="77777777" w:rsidR="004350FC" w:rsidRDefault="004350F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97CEB3" w14:textId="77777777" w:rsidR="00634943" w:rsidRDefault="00634943">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943"/>
    <w:rsid w:val="00242701"/>
    <w:rsid w:val="004350FC"/>
    <w:rsid w:val="00634943"/>
    <w:rsid w:val="007C0201"/>
    <w:rsid w:val="00D52E20"/>
    <w:rsid w:val="00F34C4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8E737"/>
  <w15:docId w15:val="{9A152600-A44C-4769-A222-1EF2B1F1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spacing w:before="400" w:after="120" w:line="480" w:lineRule="auto"/>
      <w:ind w:firstLine="720"/>
      <w:outlineLvl w:val="0"/>
    </w:pPr>
    <w:rPr>
      <w:sz w:val="40"/>
      <w:szCs w:val="40"/>
    </w:rPr>
  </w:style>
  <w:style w:type="paragraph" w:styleId="Heading2">
    <w:name w:val="heading 2"/>
    <w:basedOn w:val="Normal"/>
    <w:next w:val="Normal"/>
    <w:uiPriority w:val="9"/>
    <w:unhideWhenUsed/>
    <w:qFormat/>
    <w:pPr>
      <w:keepNext/>
      <w:keepLines/>
      <w:spacing w:line="48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line="480" w:lineRule="auto"/>
      <w:outlineLvl w:val="3"/>
    </w:pPr>
    <w:rPr>
      <w:rFonts w:ascii="Times New Roman" w:eastAsia="Times New Roman" w:hAnsi="Times New Roman" w:cs="Times New Roman"/>
      <w:b/>
      <w:i/>
      <w:sz w:val="24"/>
      <w:szCs w:val="24"/>
      <w:highlight w:val="whit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D52E20"/>
    <w:pPr>
      <w:spacing w:line="240" w:lineRule="auto"/>
    </w:pPr>
  </w:style>
  <w:style w:type="paragraph" w:styleId="BalloonText">
    <w:name w:val="Balloon Text"/>
    <w:basedOn w:val="Normal"/>
    <w:link w:val="BalloonTextChar"/>
    <w:uiPriority w:val="99"/>
    <w:semiHidden/>
    <w:unhideWhenUsed/>
    <w:rsid w:val="00D52E2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E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43</Pages>
  <Words>8291</Words>
  <Characters>47263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NHavron</dc:creator>
  <cp:lastModifiedBy>NHavron</cp:lastModifiedBy>
  <cp:revision>1</cp:revision>
  <dcterms:created xsi:type="dcterms:W3CDTF">2025-01-23T06:37:00Z</dcterms:created>
  <dcterms:modified xsi:type="dcterms:W3CDTF">2025-01-23T06:45:00Z</dcterms:modified>
</cp:coreProperties>
</file>