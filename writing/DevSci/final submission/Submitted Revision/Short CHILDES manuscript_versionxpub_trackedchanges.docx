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019" w:rsidRDefault="00161200" w:rsidP="00D8701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3F4350"/>
          <w:sz w:val="24"/>
          <w:szCs w:val="24"/>
        </w:rPr>
        <w:t>Demographic Biases in Naturalistic Language Recordings in the CHILDES Database</w:t>
      </w:r>
      <w:r>
        <w:rPr>
          <w:rFonts w:ascii="Times New Roman" w:eastAsia="Times New Roman" w:hAnsi="Times New Roman" w:cs="Times New Roman"/>
          <w:b/>
          <w:color w:val="3F4350"/>
          <w:sz w:val="24"/>
          <w:szCs w:val="24"/>
        </w:rPr>
        <w:br/>
      </w:r>
      <w:r w:rsidR="00D87019">
        <w:rPr>
          <w:rFonts w:ascii="Times New Roman" w:eastAsia="Times New Roman" w:hAnsi="Times New Roman" w:cs="Times New Roman"/>
          <w:sz w:val="24"/>
          <w:szCs w:val="24"/>
        </w:rPr>
        <w:t>Camila Scaff</w:t>
      </w:r>
      <w:r w:rsidR="00D87019">
        <w:rPr>
          <w:rFonts w:ascii="Times New Roman" w:eastAsia="Times New Roman" w:hAnsi="Times New Roman" w:cs="Times New Roman"/>
          <w:sz w:val="24"/>
          <w:szCs w:val="24"/>
          <w:vertAlign w:val="superscript"/>
        </w:rPr>
        <w:t>1,2</w:t>
      </w:r>
      <w:r w:rsidR="00D87019">
        <w:rPr>
          <w:rFonts w:ascii="Times New Roman" w:eastAsia="Times New Roman" w:hAnsi="Times New Roman" w:cs="Times New Roman"/>
          <w:sz w:val="24"/>
          <w:szCs w:val="24"/>
        </w:rPr>
        <w:t>, Georgia Loukatou</w:t>
      </w:r>
      <w:r w:rsidR="00D87019">
        <w:rPr>
          <w:rFonts w:ascii="Times New Roman" w:eastAsia="Times New Roman" w:hAnsi="Times New Roman" w:cs="Times New Roman"/>
          <w:sz w:val="24"/>
          <w:szCs w:val="24"/>
          <w:vertAlign w:val="superscript"/>
        </w:rPr>
        <w:t>3</w:t>
      </w:r>
      <w:r w:rsidR="00D87019">
        <w:rPr>
          <w:rFonts w:ascii="Times New Roman" w:eastAsia="Times New Roman" w:hAnsi="Times New Roman" w:cs="Times New Roman"/>
          <w:sz w:val="24"/>
          <w:szCs w:val="24"/>
        </w:rPr>
        <w:t>, Alejandrina Cristia</w:t>
      </w:r>
      <w:r w:rsidR="00D87019">
        <w:rPr>
          <w:rFonts w:ascii="Times New Roman" w:eastAsia="Times New Roman" w:hAnsi="Times New Roman" w:cs="Times New Roman"/>
          <w:sz w:val="24"/>
          <w:szCs w:val="24"/>
          <w:vertAlign w:val="superscript"/>
        </w:rPr>
        <w:t>1</w:t>
      </w:r>
      <w:r w:rsidR="00D87019">
        <w:rPr>
          <w:rFonts w:ascii="Times New Roman" w:eastAsia="Times New Roman" w:hAnsi="Times New Roman" w:cs="Times New Roman"/>
          <w:sz w:val="24"/>
          <w:szCs w:val="24"/>
        </w:rPr>
        <w:t>, and Naomi Havron</w:t>
      </w:r>
      <w:r w:rsidR="00D87019">
        <w:rPr>
          <w:rFonts w:ascii="Times New Roman" w:eastAsia="Times New Roman" w:hAnsi="Times New Roman" w:cs="Times New Roman"/>
          <w:sz w:val="24"/>
          <w:szCs w:val="24"/>
          <w:vertAlign w:val="superscript"/>
        </w:rPr>
        <w:t>4,5</w:t>
      </w:r>
      <w:r w:rsidR="00347C19">
        <w:rPr>
          <w:rFonts w:ascii="Times New Roman" w:eastAsia="Times New Roman" w:hAnsi="Times New Roman" w:cs="Times New Roman"/>
          <w:sz w:val="24"/>
          <w:szCs w:val="24"/>
          <w:vertAlign w:val="superscript"/>
        </w:rPr>
        <w:t>, 6</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Laboratoire</w:t>
      </w:r>
      <w:proofErr w:type="spellEnd"/>
      <w:r>
        <w:rPr>
          <w:rFonts w:ascii="Times New Roman" w:eastAsia="Times New Roman" w:hAnsi="Times New Roman" w:cs="Times New Roman"/>
          <w:sz w:val="24"/>
          <w:szCs w:val="24"/>
        </w:rPr>
        <w:t xml:space="preserve"> de Sciences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xml:space="preserve"> et de </w:t>
      </w:r>
      <w:proofErr w:type="spellStart"/>
      <w:r>
        <w:rPr>
          <w:rFonts w:ascii="Times New Roman" w:eastAsia="Times New Roman" w:hAnsi="Times New Roman" w:cs="Times New Roman"/>
          <w:sz w:val="24"/>
          <w:szCs w:val="24"/>
        </w:rPr>
        <w:t>Psycholinguistique</w:t>
      </w:r>
      <w:proofErr w:type="spellEnd"/>
      <w:r>
        <w:rPr>
          <w:rFonts w:ascii="Times New Roman" w:eastAsia="Times New Roman" w:hAnsi="Times New Roman" w:cs="Times New Roman"/>
          <w:sz w:val="24"/>
          <w:szCs w:val="24"/>
        </w:rPr>
        <w:t>,</w:t>
      </w:r>
    </w:p>
    <w:p w:rsidR="00D87019" w:rsidRDefault="00D87019" w:rsidP="00D8701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Département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d’études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ENS, EHESS, CNRS, PSL University</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D87019">
        <w:rPr>
          <w:rFonts w:ascii="Times New Roman" w:eastAsia="Times New Roman" w:hAnsi="Times New Roman" w:cs="Times New Roman"/>
          <w:sz w:val="24"/>
          <w:szCs w:val="24"/>
        </w:rPr>
        <w:t>University of Zurich</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sz w:val="24"/>
          <w:szCs w:val="24"/>
        </w:rPr>
        <w:t>Stanford University</w:t>
      </w:r>
    </w:p>
    <w:p w:rsidR="00D87019" w:rsidRDefault="00347C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sidR="00D87019">
        <w:rPr>
          <w:rFonts w:ascii="Times New Roman" w:eastAsia="Times New Roman" w:hAnsi="Times New Roman" w:cs="Times New Roman"/>
          <w:sz w:val="24"/>
          <w:szCs w:val="24"/>
        </w:rPr>
        <w:t xml:space="preserve"> School of Psychological Sciences, University of Haifa</w:t>
      </w:r>
    </w:p>
    <w:p w:rsidR="00D87019" w:rsidRDefault="00347C19" w:rsidP="00D87019">
      <w:pPr>
        <w:spacing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5</w:t>
      </w:r>
      <w:r w:rsidR="00D87019" w:rsidRPr="00D87019">
        <w:t xml:space="preserve"> </w:t>
      </w:r>
      <w:r w:rsidR="00D87019">
        <w:rPr>
          <w:rFonts w:ascii="Times New Roman" w:eastAsia="Times New Roman" w:hAnsi="Times New Roman" w:cs="Times New Roman"/>
          <w:sz w:val="24"/>
          <w:szCs w:val="24"/>
        </w:rPr>
        <w:t>Center for the Study of Child Development</w:t>
      </w:r>
      <w:r w:rsidR="00D87019" w:rsidRPr="00D87019">
        <w:rPr>
          <w:rFonts w:ascii="Times New Roman" w:eastAsia="Times New Roman" w:hAnsi="Times New Roman" w:cs="Times New Roman"/>
          <w:sz w:val="24"/>
          <w:szCs w:val="24"/>
        </w:rPr>
        <w:t>, University of Haifa</w:t>
      </w:r>
    </w:p>
    <w:p w:rsidR="00D87019" w:rsidRPr="00D87019" w:rsidRDefault="00347C19" w:rsidP="00D87019">
      <w:pPr>
        <w:spacing w:line="480" w:lineRule="auto"/>
        <w:rPr>
          <w:rFonts w:ascii="Times New Roman" w:eastAsia="Times New Roman" w:hAnsi="Times New Roman" w:cs="Times New Roman"/>
          <w:color w:val="0000FF" w:themeColor="hyperlink"/>
          <w:sz w:val="24"/>
          <w:szCs w:val="24"/>
          <w:u w:val="single"/>
          <w:vertAlign w:val="superscript"/>
          <w:lang/>
        </w:rPr>
      </w:pPr>
      <w:r>
        <w:rPr>
          <w:rFonts w:ascii="Times New Roman" w:eastAsia="Times New Roman" w:hAnsi="Times New Roman" w:cs="Times New Roman"/>
          <w:sz w:val="24"/>
          <w:szCs w:val="24"/>
          <w:vertAlign w:val="superscript"/>
        </w:rPr>
        <w:t>6</w:t>
      </w:r>
      <w:r w:rsidR="00D87019">
        <w:rPr>
          <w:rFonts w:ascii="Times New Roman" w:eastAsia="Times New Roman" w:hAnsi="Times New Roman" w:cs="Times New Roman"/>
          <w:sz w:val="24"/>
          <w:szCs w:val="24"/>
          <w:vertAlign w:val="superscript"/>
        </w:rPr>
        <w:t xml:space="preserve"> </w:t>
      </w:r>
      <w:r w:rsidR="00D87019" w:rsidRPr="00D87019">
        <w:rPr>
          <w:rFonts w:ascii="Times New Roman" w:eastAsia="Times New Roman" w:hAnsi="Times New Roman" w:cs="Times New Roman"/>
          <w:sz w:val="24"/>
          <w:szCs w:val="24"/>
        </w:rPr>
        <w:t>Institute of Information Processing and Decision Making, University of Haifa</w:t>
      </w:r>
    </w:p>
    <w:p w:rsidR="00634943" w:rsidRDefault="00634943">
      <w:pPr>
        <w:shd w:val="clear" w:color="auto" w:fill="FFFFFF"/>
        <w:spacing w:line="384" w:lineRule="auto"/>
        <w:rPr>
          <w:rFonts w:ascii="Times New Roman" w:eastAsia="Times New Roman" w:hAnsi="Times New Roman" w:cs="Times New Roman"/>
          <w:b/>
          <w:sz w:val="24"/>
          <w:szCs w:val="24"/>
        </w:rPr>
      </w:pPr>
    </w:p>
    <w:p w:rsidR="00D87019" w:rsidRDefault="00D870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In recent years, the importance of estimating demographic biases in research has become apparent. Here we provide a systematic review of the CHILDES database, the major source of naturalistic recordings of children’s linguistic environment. We analyzed the database according to four dimensions considered central to language learning: SES, urbanization, family structure, and language. We present descriptive statistics of each dimension to assess whether naturalistic recordings were biased regarding the demographics of the countries and the families recorded within them. We find that </w:t>
      </w:r>
      <w:r>
        <w:rPr>
          <w:rFonts w:ascii="Times New Roman" w:eastAsia="Times New Roman" w:hAnsi="Times New Roman" w:cs="Times New Roman"/>
          <w:sz w:val="24"/>
          <w:szCs w:val="24"/>
          <w:highlight w:val="white"/>
        </w:rPr>
        <w:t>CHILDES’s recordings overrepresented wealthier countries and higher parental education levels; urban settings; and smaller households. Middle- and higher-class participants were likewise over-represented. The corpora were not representative of their countries in terms of urbanization either - with a larger percentage of families residing in urban settings than is overall true for their respective countries. In terms of family structure, nuclear families were more prevalent than in the countries where the data was collected. Last, we found that corpora were linguistically diverse, but we estimate that these recordings underrepresented bilingual and multilingual households. We conclude that researchers should be mindful when generalizing from naturalistic recordings of children's input and output obtained from CHILDES, and make recommendations for the future of the use of CHILDES.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highlights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We examined CHILDES, the major source of data on children’s linguistic environment, for potential sampling bias in terms of SES, urbanization, family structure, and language.</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We found that the 48 countries represented in CHILDES overrepresented higher-GDP, educated, urbanized countries with small nuclear families.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Within these countries, corpora overrepresented higher-SES, educated, urban, nuclear, and monolingual families.</w:t>
      </w:r>
    </w:p>
    <w:p w:rsidR="00634943" w:rsidRDefault="00161200">
      <w:pPr>
        <w:widowControl w:val="0"/>
        <w:spacing w:line="47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rFonts w:ascii="Times New Roman" w:eastAsia="Times New Roman" w:hAnsi="Times New Roman" w:cs="Times New Roman"/>
          <w:sz w:val="24"/>
          <w:szCs w:val="24"/>
        </w:rPr>
        <w:t>Interpretation of studies using CHILDES should acknowledge these biases.</w:t>
      </w:r>
    </w:p>
    <w:p w:rsidR="00634943" w:rsidRDefault="00634943">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Since its foundation in 1984, CHILDES (the Child Language Data Exchange System, </w:t>
      </w:r>
      <w:proofErr w:type="spellStart"/>
      <w:r>
        <w:rPr>
          <w:rFonts w:ascii="Times New Roman" w:eastAsia="Times New Roman" w:hAnsi="Times New Roman" w:cs="Times New Roman"/>
          <w:sz w:val="24"/>
          <w:szCs w:val="24"/>
        </w:rPr>
        <w:t>MacWhinney</w:t>
      </w:r>
      <w:proofErr w:type="spellEnd"/>
      <w:r>
        <w:rPr>
          <w:rFonts w:ascii="Times New Roman" w:eastAsia="Times New Roman" w:hAnsi="Times New Roman" w:cs="Times New Roman"/>
          <w:sz w:val="24"/>
          <w:szCs w:val="24"/>
        </w:rPr>
        <w:t>, 2000) has been the major source of naturalistic recordings and transcript data for researchers studying language acquisition. 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As such, CHILDES has been and is one of the most valuable assets of our field. While much of previous work relied on one or a handful of corpora, even when all relevant corpora are used (Ibbotson &amp; Browne, 2024, Tan et al. 2024), conclusions are more likely to be generalizable if they are based on representative data. We examine the extent to which CHILDES' naturalistic recordings, containing information about both input and output, come from a representative sample of the world's populations.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Researchers in many fields are increasingly aware of the bias their samples may have towards WEIRD populations (i.e., Western, Educated, Industrial, Rich, Democratic; Henrich 2010; </w:t>
      </w:r>
      <w:proofErr w:type="spellStart"/>
      <w:r>
        <w:rPr>
          <w:rFonts w:ascii="Times New Roman" w:eastAsia="Times New Roman" w:hAnsi="Times New Roman" w:cs="Times New Roman"/>
          <w:sz w:val="24"/>
          <w:szCs w:val="24"/>
        </w:rPr>
        <w:t>Cychosz</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Cristia</w:t>
      </w:r>
      <w:proofErr w:type="spellEnd"/>
      <w:r>
        <w:rPr>
          <w:rFonts w:ascii="Times New Roman" w:eastAsia="Times New Roman" w:hAnsi="Times New Roman" w:cs="Times New Roman"/>
          <w:sz w:val="24"/>
          <w:szCs w:val="24"/>
        </w:rPr>
        <w:t xml:space="preserve">, 2022; Nielsen et al., 2017; </w:t>
      </w:r>
      <w:proofErr w:type="spellStart"/>
      <w:r>
        <w:rPr>
          <w:rFonts w:ascii="Times New Roman" w:eastAsia="Times New Roman" w:hAnsi="Times New Roman" w:cs="Times New Roman"/>
          <w:sz w:val="24"/>
          <w:szCs w:val="24"/>
        </w:rPr>
        <w:t>Moriguchi</w:t>
      </w:r>
      <w:proofErr w:type="spellEnd"/>
      <w:r>
        <w:rPr>
          <w:rFonts w:ascii="Times New Roman" w:eastAsia="Times New Roman" w:hAnsi="Times New Roman" w:cs="Times New Roman"/>
          <w:sz w:val="24"/>
          <w:szCs w:val="24"/>
        </w:rPr>
        <w:t>, 2021; Singh et al., 2023). Recent calls have been made to diversify research in psychology and developmental science to address this issue (Majid &amp; Levinson, 2010; Kidd &amp; Garcia, 2022; Blasi et al. 2022). For instance, Kidd and Garcia (2022) systematically reviewed publications from child-language journals. They revealed biases towards specific continents (North America and Europe) and languages (English, Spanish, French), highlighting the need for increased diversity in the populations and languages studied.</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xml:space="preserve">Every area of research conceptualizes different dimensions relevant to explaining variance for a given research topic. In what follows we present the four most relevant dimensions </w:t>
      </w:r>
      <w:r>
        <w:rPr>
          <w:rFonts w:ascii="Times New Roman" w:eastAsia="Times New Roman" w:hAnsi="Times New Roman" w:cs="Times New Roman"/>
          <w:sz w:val="24"/>
          <w:szCs w:val="24"/>
        </w:rPr>
        <w:lastRenderedPageBreak/>
        <w:t>thought to play a role in language acquisition, particularly related to naturalistic recordings: socioeconomic status, urbanization, family structure, and language.</w:t>
      </w:r>
    </w:p>
    <w:p w:rsidR="00634943" w:rsidRDefault="00634943">
      <w:pPr>
        <w:pStyle w:val="Heading4"/>
        <w:rPr>
          <w:i w:val="0"/>
        </w:rPr>
      </w:pPr>
      <w:bookmarkStart w:id="0" w:name="_xt67vw5kryzd" w:colFirst="0" w:colLast="0"/>
      <w:bookmarkEnd w:id="0"/>
    </w:p>
    <w:p w:rsidR="00634943" w:rsidRDefault="00161200">
      <w:pPr>
        <w:pStyle w:val="Heading4"/>
        <w:rPr>
          <w:i w:val="0"/>
          <w:color w:val="000000"/>
        </w:rPr>
      </w:pPr>
      <w:bookmarkStart w:id="1" w:name="_40anr7ea5saw" w:colFirst="0" w:colLast="0"/>
      <w:bookmarkEnd w:id="1"/>
      <w:r>
        <w:rPr>
          <w:i w:val="0"/>
          <w:color w:val="000000"/>
        </w:rPr>
        <w:t>Socioeconomic Status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beyond the scope of this paper to detail all the theories that attempt to account for the complex causal pathways that may connect socio-economic status (SES) to children's language environments (see Rowe, 2018 for a discussion, and </w:t>
      </w:r>
      <w:proofErr w:type="spellStart"/>
      <w:r>
        <w:rPr>
          <w:rFonts w:ascii="Times New Roman" w:eastAsia="Times New Roman" w:hAnsi="Times New Roman" w:cs="Times New Roman"/>
          <w:sz w:val="24"/>
          <w:szCs w:val="24"/>
        </w:rPr>
        <w:t>Golinkoff</w:t>
      </w:r>
      <w:proofErr w:type="spellEnd"/>
      <w:r>
        <w:rPr>
          <w:rFonts w:ascii="Times New Roman" w:eastAsia="Times New Roman" w:hAnsi="Times New Roman" w:cs="Times New Roman"/>
          <w:sz w:val="24"/>
          <w:szCs w:val="24"/>
        </w:rPr>
        <w:t xml:space="preserve"> et al., 2019; Sperry et al., 2019 for diverse theoretical perspectives). While we do not take a stance on whether, how, or why SES and language environments relate to each other, SES is one of the factors that has been repeatedly studied in the context of early language acquisition, and as such, deserves attention. For example, Hoff (2003) 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 (see also Hart &amp; </w:t>
      </w:r>
      <w:proofErr w:type="spellStart"/>
      <w:r>
        <w:rPr>
          <w:rFonts w:ascii="Times New Roman" w:eastAsia="Times New Roman" w:hAnsi="Times New Roman" w:cs="Times New Roman"/>
          <w:sz w:val="24"/>
          <w:szCs w:val="24"/>
        </w:rPr>
        <w:t>Risley</w:t>
      </w:r>
      <w:proofErr w:type="spellEnd"/>
      <w:r>
        <w:rPr>
          <w:rFonts w:ascii="Times New Roman" w:eastAsia="Times New Roman" w:hAnsi="Times New Roman" w:cs="Times New Roman"/>
          <w:sz w:val="24"/>
          <w:szCs w:val="24"/>
        </w:rPr>
        <w:t xml:space="preserve">, 1995; Hoff-Ginsberg 1990; Hoff, 2014; </w:t>
      </w:r>
      <w:proofErr w:type="spellStart"/>
      <w:r>
        <w:rPr>
          <w:rFonts w:ascii="Times New Roman" w:eastAsia="Times New Roman" w:hAnsi="Times New Roman" w:cs="Times New Roman"/>
          <w:sz w:val="24"/>
          <w:szCs w:val="24"/>
        </w:rPr>
        <w:t>Huttenlocher</w:t>
      </w:r>
      <w:proofErr w:type="spellEnd"/>
      <w:r>
        <w:rPr>
          <w:rFonts w:ascii="Times New Roman" w:eastAsia="Times New Roman" w:hAnsi="Times New Roman" w:cs="Times New Roman"/>
          <w:sz w:val="24"/>
          <w:szCs w:val="24"/>
        </w:rPr>
        <w:t xml:space="preserve">, et al., 2002, 2007; see also Dailey &amp;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2022;</w:t>
      </w:r>
      <w:hyperlink r:id="rId6">
        <w:r>
          <w:rPr>
            <w:rFonts w:ascii="Times New Roman" w:eastAsia="Times New Roman" w:hAnsi="Times New Roman" w:cs="Times New Roman"/>
            <w:sz w:val="24"/>
            <w:szCs w:val="24"/>
          </w:rPr>
          <w:t xml:space="preserve"> Piot et al., 2021</w:t>
        </w:r>
      </w:hyperlink>
      <w:r>
        <w:rPr>
          <w:rFonts w:ascii="Times New Roman" w:eastAsia="Times New Roman" w:hAnsi="Times New Roman" w:cs="Times New Roman"/>
          <w:sz w:val="24"/>
          <w:szCs w:val="24"/>
        </w:rPr>
        <w:t xml:space="preserve">; for meta-analyses supporting the link; and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xml:space="preserve"> et al., 2023 for a large-scale study finding no SES effects). In the developmental literature, SES is primarily indexed by parents’ education (</w:t>
      </w:r>
      <w:proofErr w:type="spellStart"/>
      <w:r>
        <w:rPr>
          <w:rFonts w:ascii="Times New Roman" w:eastAsia="Times New Roman" w:hAnsi="Times New Roman" w:cs="Times New Roman"/>
          <w:sz w:val="24"/>
          <w:szCs w:val="24"/>
        </w:rPr>
        <w:t>Ensminger</w:t>
      </w:r>
      <w:proofErr w:type="spellEnd"/>
      <w:r>
        <w:rPr>
          <w:rFonts w:ascii="Times New Roman" w:eastAsia="Times New Roman" w:hAnsi="Times New Roman" w:cs="Times New Roman"/>
          <w:sz w:val="24"/>
          <w:szCs w:val="24"/>
        </w:rPr>
        <w:t xml:space="preserve"> et al., 2003; Hoff, 2003), but can also be indexed by parental income, occupation, or a composite measure of these three (e.g. the Hollingshead index; Hollingshead, 1975).</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Urbanization</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dimension represents differences across populations in terms of the extent to which they are organized around urban sites, which often entail differences in job opportunities, living conditions, and infrastructure. There have been proposals that societies varying in their urbanization have differing views and values about the role of children in conversations (e.g., Sharma &amp; Levine, 1998; Richman et al., 1992; Draper &amp; </w:t>
      </w:r>
      <w:proofErr w:type="spellStart"/>
      <w:r>
        <w:rPr>
          <w:rFonts w:ascii="Times New Roman" w:eastAsia="Times New Roman" w:hAnsi="Times New Roman" w:cs="Times New Roman"/>
          <w:sz w:val="24"/>
          <w:szCs w:val="24"/>
        </w:rPr>
        <w:t>Harpending</w:t>
      </w:r>
      <w:proofErr w:type="spellEnd"/>
      <w:r>
        <w:rPr>
          <w:rFonts w:ascii="Times New Roman" w:eastAsia="Times New Roman" w:hAnsi="Times New Roman" w:cs="Times New Roman"/>
          <w:sz w:val="24"/>
          <w:szCs w:val="24"/>
        </w:rPr>
        <w:t xml:space="preserve">, 1987; Keller, 2012). For instance, Keller (2012) discusses three prototypical cases, urban, rural, and hybrid, which differ in terms of their goals for children: Urban families aim for child psychological independence, rural families for child physical autonomy and interdependence, and hybrid families for some mix. Vogt et al. (2020) found that the number of gestures, gesture-speech alignment, and gesture types all vary across the three groups in ways that can be related to Keller's typology, in urban Dutch, urban Mozambique, and rural Mozambique. Similarly, </w:t>
      </w:r>
      <w:proofErr w:type="spellStart"/>
      <w:r>
        <w:rPr>
          <w:rFonts w:ascii="Times New Roman" w:eastAsia="Times New Roman" w:hAnsi="Times New Roman" w:cs="Times New Roman"/>
          <w:sz w:val="24"/>
          <w:szCs w:val="24"/>
        </w:rPr>
        <w:t>Cristia's</w:t>
      </w:r>
      <w:proofErr w:type="spellEnd"/>
      <w:r>
        <w:rPr>
          <w:rFonts w:ascii="Times New Roman" w:eastAsia="Times New Roman" w:hAnsi="Times New Roman" w:cs="Times New Roman"/>
          <w:sz w:val="24"/>
          <w:szCs w:val="24"/>
        </w:rPr>
        <w:t xml:space="preserve"> (2023) systematic review uses urbanization to describe the frequency of child-directed vocalization, finding that it is far less frequent in rural than urban communities.</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Family </w:t>
      </w:r>
      <w:r>
        <w:rPr>
          <w:rFonts w:ascii="Times New Roman" w:eastAsia="Times New Roman" w:hAnsi="Times New Roman" w:cs="Times New Roman"/>
          <w:b/>
          <w:sz w:val="24"/>
          <w:szCs w:val="24"/>
        </w:rPr>
        <w:t>S</w:t>
      </w:r>
      <w:r>
        <w:rPr>
          <w:rFonts w:ascii="Times New Roman" w:eastAsia="Times New Roman" w:hAnsi="Times New Roman" w:cs="Times New Roman"/>
          <w:b/>
          <w:color w:val="000000"/>
          <w:sz w:val="24"/>
          <w:szCs w:val="24"/>
        </w:rPr>
        <w:t>tructure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In this paper, we use the concept of family structure to encompass a variety of related aspects such as birth order and the way that caregiving is structured, each of which has an impact on child and language development (e.g., Blake, 1981; Duncan &amp; Paradis, 2020; Havron et al., 2019, 2022, Hoff, 1993; </w:t>
      </w:r>
      <w:proofErr w:type="spellStart"/>
      <w:r>
        <w:rPr>
          <w:rFonts w:ascii="Times New Roman" w:eastAsia="Times New Roman" w:hAnsi="Times New Roman" w:cs="Times New Roman"/>
          <w:sz w:val="24"/>
          <w:szCs w:val="24"/>
        </w:rPr>
        <w:t>Tomasello</w:t>
      </w:r>
      <w:proofErr w:type="spellEnd"/>
      <w:r>
        <w:rPr>
          <w:rFonts w:ascii="Times New Roman" w:eastAsia="Times New Roman" w:hAnsi="Times New Roman" w:cs="Times New Roman"/>
          <w:sz w:val="24"/>
          <w:szCs w:val="24"/>
        </w:rPr>
        <w:t xml:space="preserve"> et al., 1995; Bornstein et al., 2019). For instance, children with older siblings exhibit lower language skills compared to first-born children across various cultures (e.g., </w:t>
      </w:r>
      <w:proofErr w:type="spellStart"/>
      <w:r>
        <w:rPr>
          <w:rFonts w:ascii="Times New Roman" w:eastAsia="Times New Roman" w:hAnsi="Times New Roman" w:cs="Times New Roman"/>
          <w:sz w:val="24"/>
          <w:szCs w:val="24"/>
        </w:rPr>
        <w:t>Pyere</w:t>
      </w:r>
      <w:proofErr w:type="spellEnd"/>
      <w:r>
        <w:rPr>
          <w:rFonts w:ascii="Times New Roman" w:eastAsia="Times New Roman" w:hAnsi="Times New Roman" w:cs="Times New Roman"/>
          <w:sz w:val="24"/>
          <w:szCs w:val="24"/>
        </w:rPr>
        <w:t xml:space="preserve"> et al., 2016 in France; Havron et al., 2022 in Singapore;</w:t>
      </w:r>
      <w:hyperlink r:id="rId7">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Zambrana</w:t>
        </w:r>
        <w:proofErr w:type="spellEnd"/>
      </w:hyperlink>
      <w:r>
        <w:rPr>
          <w:rFonts w:ascii="Times New Roman" w:eastAsia="Times New Roman" w:hAnsi="Times New Roman" w:cs="Times New Roman"/>
          <w:sz w:val="24"/>
          <w:szCs w:val="24"/>
        </w:rPr>
        <w:t>, et al., 2012 in Norway), although second-born children might benefit from overhearing conversations between their caregivers and older sibling (</w:t>
      </w:r>
      <w:proofErr w:type="spellStart"/>
      <w:r>
        <w:rPr>
          <w:rFonts w:ascii="Times New Roman" w:eastAsia="Times New Roman" w:hAnsi="Times New Roman" w:cs="Times New Roman"/>
          <w:sz w:val="24"/>
          <w:szCs w:val="24"/>
        </w:rPr>
        <w:t>Oshima-Takane</w:t>
      </w:r>
      <w:proofErr w:type="spellEnd"/>
      <w:r>
        <w:rPr>
          <w:rFonts w:ascii="Times New Roman" w:eastAsia="Times New Roman" w:hAnsi="Times New Roman" w:cs="Times New Roman"/>
          <w:sz w:val="24"/>
          <w:szCs w:val="24"/>
        </w:rPr>
        <w:t xml:space="preserve"> et al., 1996). </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for caregiving structures, in many middle-class Euro-American families, parents typically assume primary responsibility for children, with the mother as the primary caregiver (e.g., Bianchi &amp; </w:t>
      </w:r>
      <w:proofErr w:type="spellStart"/>
      <w:r>
        <w:rPr>
          <w:rFonts w:ascii="Times New Roman" w:eastAsia="Times New Roman" w:hAnsi="Times New Roman" w:cs="Times New Roman"/>
          <w:sz w:val="24"/>
          <w:szCs w:val="24"/>
        </w:rPr>
        <w:t>Milkie</w:t>
      </w:r>
      <w:proofErr w:type="spellEnd"/>
      <w:r>
        <w:rPr>
          <w:rFonts w:ascii="Times New Roman" w:eastAsia="Times New Roman" w:hAnsi="Times New Roman" w:cs="Times New Roman"/>
          <w:sz w:val="24"/>
          <w:szCs w:val="24"/>
        </w:rPr>
        <w:t xml:space="preserve">, 2010). However, certain cultures, like the Turkish families described by </w:t>
      </w:r>
      <w:proofErr w:type="spellStart"/>
      <w:r>
        <w:rPr>
          <w:rFonts w:ascii="Times New Roman" w:eastAsia="Times New Roman" w:hAnsi="Times New Roman" w:cs="Times New Roman"/>
          <w:sz w:val="24"/>
          <w:szCs w:val="24"/>
        </w:rPr>
        <w:t>Isleyen</w:t>
      </w:r>
      <w:proofErr w:type="spellEnd"/>
      <w:r>
        <w:rPr>
          <w:rFonts w:ascii="Times New Roman" w:eastAsia="Times New Roman" w:hAnsi="Times New Roman" w:cs="Times New Roman"/>
          <w:sz w:val="24"/>
          <w:szCs w:val="24"/>
        </w:rPr>
        <w:t xml:space="preserve"> (2021), adopt a different approach, with nuclear families living in separate apartments but sharing common spaces and caregiving responsibilities, resulting in extensive support networks.</w:t>
      </w:r>
    </w:p>
    <w:p w:rsidR="00634943" w:rsidRDefault="00634943">
      <w:pPr>
        <w:pStyle w:val="Heading4"/>
        <w:rPr>
          <w:i w:val="0"/>
        </w:rPr>
      </w:pPr>
      <w:bookmarkStart w:id="2" w:name="_atezmbofh19g" w:colFirst="0" w:colLast="0"/>
      <w:bookmarkEnd w:id="2"/>
    </w:p>
    <w:p w:rsidR="00634943" w:rsidRDefault="00161200">
      <w:pPr>
        <w:pStyle w:val="Heading4"/>
        <w:rPr>
          <w:i w:val="0"/>
        </w:rPr>
      </w:pPr>
      <w:bookmarkStart w:id="3" w:name="_qz75s47bhble" w:colFirst="0" w:colLast="0"/>
      <w:bookmarkEnd w:id="3"/>
      <w:r>
        <w:rPr>
          <w:i w:val="0"/>
          <w:color w:val="000000"/>
        </w:rPr>
        <w:t>Languages</w:t>
      </w:r>
      <w:r>
        <w:rPr>
          <w:i w:val="0"/>
        </w:rPr>
        <w:t xml:space="preserve"> </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Linguistic factors likely influence the development of language skills in children (Blasi et al, 2022; Kidd &amp; Garcia, 2022). For example, based on transcriptions of conversations,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and colleagues documented that K’iche' Mayan children frequently use and understand passive constructions from a very young age, unlike their English-speaking peers, refuting the idea that passive constructions can only emerge later in development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1980;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Poz</w:t>
      </w:r>
      <w:proofErr w:type="spellEnd"/>
      <w:r>
        <w:rPr>
          <w:rFonts w:ascii="Times New Roman" w:eastAsia="Times New Roman" w:hAnsi="Times New Roman" w:cs="Times New Roman"/>
          <w:sz w:val="24"/>
          <w:szCs w:val="24"/>
        </w:rPr>
        <w:t>, 1988).</w:t>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w:t>
      </w:r>
      <w:proofErr w:type="spellStart"/>
      <w:r>
        <w:rPr>
          <w:rFonts w:ascii="Times New Roman" w:eastAsia="Times New Roman" w:hAnsi="Times New Roman" w:cs="Times New Roman"/>
          <w:sz w:val="24"/>
          <w:szCs w:val="24"/>
        </w:rPr>
        <w:t>Tseltal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Tsotsil</w:t>
      </w:r>
      <w:proofErr w:type="spellEnd"/>
      <w:r>
        <w:rPr>
          <w:rFonts w:ascii="Times New Roman" w:eastAsia="Times New Roman" w:hAnsi="Times New Roman" w:cs="Times New Roman"/>
          <w:sz w:val="24"/>
          <w:szCs w:val="24"/>
        </w:rPr>
        <w:t xml:space="preserve"> (Casillas et al., 2024; De Leon, 1999), there is a verb bias instead. Thus,</w:t>
      </w:r>
      <w:r>
        <w:rPr>
          <w:rFonts w:ascii="Times New Roman" w:eastAsia="Times New Roman" w:hAnsi="Times New Roman" w:cs="Times New Roman"/>
          <w:sz w:val="24"/>
          <w:szCs w:val="24"/>
          <w:highlight w:val="white"/>
        </w:rPr>
        <w:t xml:space="preserve"> generalizations about language acquisition could be inaccurate when they rely on a linguistically biased database.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dimension is the study of bilingualism or multilingualism (for an introductory review, see </w:t>
      </w:r>
      <w:proofErr w:type="spellStart"/>
      <w:r>
        <w:rPr>
          <w:rFonts w:ascii="Times New Roman" w:eastAsia="Times New Roman" w:hAnsi="Times New Roman" w:cs="Times New Roman"/>
          <w:sz w:val="24"/>
          <w:szCs w:val="24"/>
        </w:rPr>
        <w:t>Höhle</w:t>
      </w:r>
      <w:proofErr w:type="spellEnd"/>
      <w:r>
        <w:rPr>
          <w:rFonts w:ascii="Times New Roman" w:eastAsia="Times New Roman" w:hAnsi="Times New Roman" w:cs="Times New Roman"/>
          <w:sz w:val="24"/>
          <w:szCs w:val="24"/>
        </w:rPr>
        <w:t xml:space="preserve"> et al., 2019; and McCabe et al., 2013). There is evidence that monolingual and bilingual early language development differ in some aspects, particularly regarding phonological acquisition and word learning. For example, monolingual infants' ability to discriminate non-native sounds declines during the first year of age, whereas infants exposed </w:t>
      </w:r>
      <w:r>
        <w:rPr>
          <w:rFonts w:ascii="Times New Roman" w:eastAsia="Times New Roman" w:hAnsi="Times New Roman" w:cs="Times New Roman"/>
          <w:sz w:val="24"/>
          <w:szCs w:val="24"/>
        </w:rPr>
        <w:lastRenderedPageBreak/>
        <w:t>to more language(s) maintain the discrimination window for a longer period (Singh et al., 2022). In terms of input, bilingual linguistic exposure is divided between two or more native languages. It has been shown that the amount of exposure to each native language can affect bilingual infants' speech discrimination abilities (Garcia-Sierra et al., 2011).</w:t>
      </w:r>
    </w:p>
    <w:p w:rsidR="00634943" w:rsidRDefault="00161200">
      <w:pPr>
        <w:pStyle w:val="Heading3"/>
        <w:spacing w:line="480" w:lineRule="auto"/>
        <w:rPr>
          <w:rFonts w:ascii="Times New Roman" w:eastAsia="Times New Roman" w:hAnsi="Times New Roman" w:cs="Times New Roman"/>
          <w:b/>
          <w:sz w:val="24"/>
          <w:szCs w:val="24"/>
        </w:rPr>
      </w:pPr>
      <w:bookmarkStart w:id="4" w:name="_mgoibisd6dg3" w:colFirst="0" w:colLast="0"/>
      <w:bookmarkEnd w:id="4"/>
      <w:r>
        <w:rPr>
          <w:rFonts w:ascii="Times New Roman" w:eastAsia="Times New Roman" w:hAnsi="Times New Roman" w:cs="Times New Roman"/>
          <w:b/>
          <w:color w:val="000000"/>
          <w:sz w:val="24"/>
          <w:szCs w:val="24"/>
        </w:rPr>
        <w:t>The current study</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Inspired by calls to document the demographic and linguistic diversity of participant samples (Kidd &amp; Garcia, 2021; Singh et al, 2023), we sought to provide a systematic analysis of the naturalistic speech corpora in the CHILDES database by quantifying the diversity of each dimension introduced above (SES, urbanization, family structure, and languages). Following </w:t>
      </w:r>
      <w:proofErr w:type="spellStart"/>
      <w:r>
        <w:rPr>
          <w:rFonts w:ascii="Times New Roman" w:eastAsia="Times New Roman" w:hAnsi="Times New Roman" w:cs="Times New Roman"/>
          <w:sz w:val="24"/>
          <w:szCs w:val="24"/>
        </w:rPr>
        <w:t>Ghai's</w:t>
      </w:r>
      <w:proofErr w:type="spellEnd"/>
      <w:r>
        <w:rPr>
          <w:rFonts w:ascii="Times New Roman" w:eastAsia="Times New Roman" w:hAnsi="Times New Roman" w:cs="Times New Roman"/>
          <w:sz w:val="24"/>
          <w:szCs w:val="24"/>
        </w:rPr>
        <w:t xml:space="preserve"> (2022) recommendation to enhance the description of diversity in behavioral sciences, we examined different levels, from a macro-level, involving broad country comparisons, to a corpus-level, where we analyzed individual corpora for a more detailed and nuanced understanding of the data.</w:t>
      </w:r>
    </w:p>
    <w:p w:rsidR="00634943" w:rsidRDefault="00161200">
      <w:pPr>
        <w:pStyle w:val="Heading1"/>
        <w:jc w:val="center"/>
        <w:rPr>
          <w:rFonts w:ascii="Times New Roman" w:eastAsia="Times New Roman" w:hAnsi="Times New Roman" w:cs="Times New Roman"/>
          <w:sz w:val="24"/>
          <w:szCs w:val="24"/>
        </w:rPr>
      </w:pPr>
      <w:bookmarkStart w:id="5" w:name="_wunzrp1qxw99" w:colFirst="0" w:colLast="0"/>
      <w:bookmarkEnd w:id="5"/>
      <w:r>
        <w:rPr>
          <w:rFonts w:ascii="Times New Roman" w:eastAsia="Times New Roman" w:hAnsi="Times New Roman" w:cs="Times New Roman"/>
          <w:b/>
          <w:sz w:val="24"/>
          <w:szCs w:val="24"/>
        </w:rPr>
        <w:t>Method</w:t>
      </w:r>
    </w:p>
    <w:p w:rsidR="00634943" w:rsidRDefault="00161200">
      <w:pPr>
        <w:pStyle w:val="Heading4"/>
        <w:rPr>
          <w:i w:val="0"/>
        </w:rPr>
      </w:pPr>
      <w:bookmarkStart w:id="6" w:name="_8m3mxkl5vccq" w:colFirst="0" w:colLast="0"/>
      <w:bookmarkEnd w:id="6"/>
      <w:r>
        <w:rPr>
          <w:i w:val="0"/>
          <w:color w:val="000000"/>
        </w:rPr>
        <w:t>Inclusion criteria</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extracted information from the online CHILDES database in 2021, at which point there were 430 corpora. We excluded corpora on clinical populations (N = 69), in-lab recordings (N = 26), and elicitation tasks (N = 114), because they would have introduced additional sources of variation and biases. For example, the inclusion of clinical populations may highlight differences in access to diagnosis in different countries. Given our interest in naturalistic input and output represented in CHILDES, we also excluded corpora where only child speech was transcribed (N = 19) and diary studies (N = 11). Finally, we excluded 11 corpora that were not available, </w:t>
      </w:r>
      <w:r>
        <w:rPr>
          <w:rFonts w:ascii="Times New Roman" w:eastAsia="Times New Roman" w:hAnsi="Times New Roman" w:cs="Times New Roman"/>
          <w:sz w:val="24"/>
          <w:szCs w:val="24"/>
        </w:rPr>
        <w:lastRenderedPageBreak/>
        <w:t>resulting in a final sample of 180 corpora containing naturalistic recordings of children's input and output.</w:t>
      </w:r>
    </w:p>
    <w:p w:rsidR="00634943" w:rsidRDefault="00634943">
      <w:pPr>
        <w:spacing w:line="480" w:lineRule="auto"/>
        <w:rPr>
          <w:rFonts w:ascii="Times New Roman" w:eastAsia="Times New Roman" w:hAnsi="Times New Roman" w:cs="Times New Roman"/>
          <w:b/>
          <w:sz w:val="24"/>
          <w:szCs w:val="24"/>
        </w:rPr>
      </w:pPr>
    </w:p>
    <w:p w:rsidR="00634943" w:rsidRDefault="00161200">
      <w:pPr>
        <w:pStyle w:val="Heading4"/>
        <w:keepNext w:val="0"/>
        <w:keepLines w:val="0"/>
        <w:shd w:val="clear" w:color="auto" w:fill="FFFFFF"/>
        <w:spacing w:line="523" w:lineRule="auto"/>
        <w:rPr>
          <w:i w:val="0"/>
        </w:rPr>
      </w:pPr>
      <w:bookmarkStart w:id="7" w:name="_3ch0fdy21g41" w:colFirst="0" w:colLast="0"/>
      <w:bookmarkEnd w:id="7"/>
      <w:r>
        <w:rPr>
          <w:i w:val="0"/>
        </w:rPr>
        <w:t>Demographic Data Collection</w:t>
      </w:r>
    </w:p>
    <w:p w:rsidR="00634943" w:rsidRDefault="001612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w:t>
      </w:r>
      <w:proofErr w:type="spellStart"/>
      <w:r>
        <w:rPr>
          <w:rFonts w:ascii="Times New Roman" w:eastAsia="Times New Roman" w:hAnsi="Times New Roman" w:cs="Times New Roman"/>
          <w:sz w:val="24"/>
          <w:szCs w:val="24"/>
        </w:rPr>
        <w:t>precoded</w:t>
      </w:r>
      <w:proofErr w:type="spellEnd"/>
      <w:r>
        <w:rPr>
          <w:rFonts w:ascii="Times New Roman" w:eastAsia="Times New Roman" w:hAnsi="Times New Roman" w:cs="Times New Roman"/>
          <w:sz w:val="24"/>
          <w:szCs w:val="24"/>
        </w:rPr>
        <w:t xml:space="preserve">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p>
    <w:p w:rsidR="00634943" w:rsidRDefault="00161200">
      <w:pPr>
        <w:pStyle w:val="Heading4"/>
        <w:keepNext w:val="0"/>
        <w:keepLines w:val="0"/>
        <w:shd w:val="clear" w:color="auto" w:fill="FFFFFF"/>
        <w:spacing w:line="523" w:lineRule="auto"/>
        <w:rPr>
          <w:i w:val="0"/>
        </w:rPr>
      </w:pPr>
      <w:bookmarkStart w:id="8" w:name="_60s3dbv35jzn" w:colFirst="0" w:colLast="0"/>
      <w:bookmarkEnd w:id="8"/>
      <w:r>
        <w:rPr>
          <w:i w:val="0"/>
        </w:rPr>
        <w:t>Analyses</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Analyses and visualizations were carried out using R (version 4.1.2, R Core Team, 2020) and ggplot2 (</w:t>
      </w:r>
      <w:r>
        <w:rPr>
          <w:rFonts w:ascii="Times New Roman" w:eastAsia="Times New Roman" w:hAnsi="Times New Roman" w:cs="Times New Roman"/>
          <w:sz w:val="24"/>
          <w:szCs w:val="24"/>
          <w:highlight w:val="white"/>
        </w:rPr>
        <w:t>Wickham, 2016</w:t>
      </w:r>
      <w:r>
        <w:rPr>
          <w:rFonts w:ascii="Times New Roman" w:eastAsia="Times New Roman" w:hAnsi="Times New Roman" w:cs="Times New Roman"/>
          <w:sz w:val="24"/>
          <w:szCs w:val="24"/>
        </w:rPr>
        <w:t xml:space="preserve">). Data, scripts, and Supplementary Materials are available on the </w:t>
      </w:r>
      <w:r w:rsidR="000303B6">
        <w:fldChar w:fldCharType="begin"/>
      </w:r>
      <w:ins w:id="9" w:author="Microsoft Office User" w:date="2025-03-12T12:47:00Z">
        <w:r w:rsidR="00FA3C99">
          <w:instrText xml:space="preserve">HYPERLINK "https://osf.io/q9w82/?view_only=6f5a6acceeb7451391bb643fb86127fb" \h </w:instrText>
        </w:r>
      </w:ins>
      <w:del w:id="10" w:author="Microsoft Office User" w:date="2025-03-12T12:47:00Z">
        <w:r w:rsidR="000303B6" w:rsidDel="00FA3C99">
          <w:delInstrText xml:space="preserve"> HYPERLINK "https://osf.io/q9w82/?view_only=a013f1b25b8c4556b8248f12870402c9" \</w:delInstrText>
        </w:r>
        <w:r w:rsidR="000303B6" w:rsidDel="00FA3C99">
          <w:delInstrText xml:space="preserve">h </w:delInstrText>
        </w:r>
      </w:del>
      <w:ins w:id="11" w:author="Microsoft Office User" w:date="2025-03-12T12:47:00Z"/>
      <w:r w:rsidR="000303B6">
        <w:fldChar w:fldCharType="separate"/>
      </w:r>
      <w:r>
        <w:rPr>
          <w:rFonts w:ascii="Times New Roman" w:eastAsia="Times New Roman" w:hAnsi="Times New Roman" w:cs="Times New Roman"/>
          <w:color w:val="1155CC"/>
          <w:sz w:val="24"/>
          <w:szCs w:val="24"/>
          <w:u w:val="single"/>
        </w:rPr>
        <w:t>O</w:t>
      </w:r>
      <w:r>
        <w:rPr>
          <w:rFonts w:ascii="Times New Roman" w:eastAsia="Times New Roman" w:hAnsi="Times New Roman" w:cs="Times New Roman"/>
          <w:color w:val="1155CC"/>
          <w:sz w:val="24"/>
          <w:szCs w:val="24"/>
          <w:u w:val="single"/>
        </w:rPr>
        <w:t>S</w:t>
      </w:r>
      <w:r>
        <w:rPr>
          <w:rFonts w:ascii="Times New Roman" w:eastAsia="Times New Roman" w:hAnsi="Times New Roman" w:cs="Times New Roman"/>
          <w:color w:val="1155CC"/>
          <w:sz w:val="24"/>
          <w:szCs w:val="24"/>
          <w:u w:val="single"/>
        </w:rPr>
        <w:t>F</w:t>
      </w:r>
      <w:r w:rsidR="000303B6">
        <w:rPr>
          <w:rFonts w:ascii="Times New Roman" w:eastAsia="Times New Roman" w:hAnsi="Times New Roman" w:cs="Times New Roman"/>
          <w:color w:val="1155CC"/>
          <w:sz w:val="24"/>
          <w:szCs w:val="24"/>
          <w:u w:val="single"/>
        </w:rPr>
        <w:fldChar w:fldCharType="end"/>
      </w:r>
      <w:r>
        <w:rPr>
          <w:rFonts w:ascii="Times New Roman" w:eastAsia="Times New Roman" w:hAnsi="Times New Roman" w:cs="Times New Roman"/>
          <w:sz w:val="24"/>
          <w:szCs w:val="24"/>
        </w:rPr>
        <w:t xml:space="preserve"> (</w:t>
      </w:r>
      <w:del w:id="12" w:author="Microsoft Office User" w:date="2025-03-12T12:44:00Z">
        <w:r w:rsidDel="00FA3C99">
          <w:rPr>
            <w:rFonts w:ascii="Times New Roman" w:eastAsia="Times New Roman" w:hAnsi="Times New Roman" w:cs="Times New Roman"/>
            <w:sz w:val="24"/>
            <w:szCs w:val="24"/>
          </w:rPr>
          <w:delText>Anonymized</w:delText>
        </w:r>
      </w:del>
      <w:ins w:id="13" w:author="Microsoft Office User" w:date="2025-03-12T12:44:00Z">
        <w:r w:rsidR="00FA3C99">
          <w:rPr>
            <w:rFonts w:ascii="Times New Roman" w:eastAsia="Times New Roman" w:hAnsi="Times New Roman" w:cs="Times New Roman"/>
            <w:sz w:val="24"/>
            <w:szCs w:val="24"/>
          </w:rPr>
          <w:t>Scaff et al</w:t>
        </w:r>
      </w:ins>
      <w:r>
        <w:rPr>
          <w:rFonts w:ascii="Times New Roman" w:eastAsia="Times New Roman" w:hAnsi="Times New Roman" w:cs="Times New Roman"/>
          <w:sz w:val="24"/>
          <w:szCs w:val="24"/>
        </w:rPr>
        <w:t>, 2024).</w:t>
      </w:r>
    </w:p>
    <w:p w:rsidR="00634943" w:rsidRDefault="00634943">
      <w:pPr>
        <w:pStyle w:val="Heading2"/>
      </w:pPr>
      <w:bookmarkStart w:id="14" w:name="_v6qt3ga9jtqu" w:colFirst="0" w:colLast="0"/>
      <w:bookmarkEnd w:id="14"/>
    </w:p>
    <w:p w:rsidR="00634943" w:rsidRDefault="00161200">
      <w:pPr>
        <w:pStyle w:val="Heading2"/>
        <w:jc w:val="center"/>
      </w:pPr>
      <w:bookmarkStart w:id="15" w:name="_8a7hxnju1d8o" w:colFirst="0" w:colLast="0"/>
      <w:bookmarkEnd w:id="15"/>
      <w:r>
        <w:t>Results</w:t>
      </w:r>
    </w:p>
    <w:p w:rsidR="00634943" w:rsidRDefault="00161200">
      <w:pPr>
        <w:pStyle w:val="Heading2"/>
        <w:keepNext w:val="0"/>
        <w:keepLines w:val="0"/>
        <w:spacing w:line="338" w:lineRule="auto"/>
      </w:pPr>
      <w:bookmarkStart w:id="16" w:name="_g5mfco7de511" w:colFirst="0" w:colLast="0"/>
      <w:bookmarkEnd w:id="16"/>
      <w:r>
        <w:t>Do Countries in Our CHILDES Sample Represent the World's Countries?</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180 corpora included in this study represent 48 different countries or territories across all populated continents (see Figure 1). 28 countries, representing 151 corpora (84%), belong to the OECD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for Economic Co-operation and Development). Meanwhile, OECD </w:t>
      </w:r>
      <w:r>
        <w:rPr>
          <w:rFonts w:ascii="Times New Roman" w:eastAsia="Times New Roman" w:hAnsi="Times New Roman" w:cs="Times New Roman"/>
          <w:sz w:val="24"/>
          <w:szCs w:val="24"/>
        </w:rPr>
        <w:lastRenderedPageBreak/>
        <w:t xml:space="preserve">countries represent only 19.5% of the world’s countries. The country with the most corpora is the United States with 30 different corpora, followed by Spain with 24, followed by the United Kingdom and France with 11. </w:t>
      </w:r>
      <w:r>
        <w:rPr>
          <w:rFonts w:ascii="Times New Roman" w:eastAsia="Times New Roman" w:hAnsi="Times New Roman" w:cs="Times New Roman"/>
          <w:noProof/>
          <w:sz w:val="24"/>
          <w:szCs w:val="24"/>
          <w:highlight w:val="white"/>
        </w:rPr>
        <w:drawing>
          <wp:inline distT="114300" distB="114300" distL="114300" distR="114300">
            <wp:extent cx="5943600" cy="274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27432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1. </w:t>
      </w:r>
      <w:r>
        <w:rPr>
          <w:rFonts w:ascii="Times New Roman" w:eastAsia="Times New Roman" w:hAnsi="Times New Roman" w:cs="Times New Roman"/>
          <w:i/>
          <w:sz w:val="24"/>
          <w:szCs w:val="24"/>
          <w:highlight w:val="white"/>
        </w:rPr>
        <w:t xml:space="preserve">Geographical Distribution of the Corpora in CHILDES. </w:t>
      </w:r>
      <w:r>
        <w:rPr>
          <w:rFonts w:ascii="Times New Roman" w:eastAsia="Times New Roman" w:hAnsi="Times New Roman" w:cs="Times New Roman"/>
          <w:sz w:val="24"/>
          <w:szCs w:val="24"/>
          <w:highlight w:val="white"/>
        </w:rPr>
        <w:t>Each circle represents a corpus, and its size is proportional to the number of participants.</w:t>
      </w:r>
    </w:p>
    <w:p w:rsidR="00634943" w:rsidRDefault="00634943">
      <w:pPr>
        <w:spacing w:line="479" w:lineRule="auto"/>
        <w:rPr>
          <w:rFonts w:ascii="Times New Roman" w:eastAsia="Times New Roman" w:hAnsi="Times New Roman" w:cs="Times New Roman"/>
          <w:sz w:val="24"/>
          <w:szCs w:val="24"/>
        </w:rPr>
      </w:pP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the number of utterances per country presents a different picture, with the United Kingdom having the largest number of utterances, followed by the United States, </w:t>
      </w:r>
      <w:del w:id="17" w:author="Microsoft Office User" w:date="2025-03-12T12:31:00Z">
        <w:r w:rsidDel="003017A8">
          <w:rPr>
            <w:rFonts w:ascii="Times New Roman" w:eastAsia="Times New Roman" w:hAnsi="Times New Roman" w:cs="Times New Roman"/>
            <w:sz w:val="24"/>
            <w:szCs w:val="24"/>
          </w:rPr>
          <w:delText>France</w:delText>
        </w:r>
      </w:del>
      <w:ins w:id="18" w:author="Microsoft Office User" w:date="2025-03-12T12:31:00Z">
        <w:r w:rsidR="003017A8">
          <w:rPr>
            <w:rFonts w:ascii="Times New Roman" w:eastAsia="Times New Roman" w:hAnsi="Times New Roman" w:cs="Times New Roman"/>
            <w:sz w:val="24"/>
            <w:szCs w:val="24"/>
          </w:rPr>
          <w:t>Ja</w:t>
        </w:r>
      </w:ins>
      <w:ins w:id="19" w:author="Microsoft Office User" w:date="2025-03-12T12:32:00Z">
        <w:r w:rsidR="003017A8">
          <w:rPr>
            <w:rFonts w:ascii="Times New Roman" w:eastAsia="Times New Roman" w:hAnsi="Times New Roman" w:cs="Times New Roman"/>
            <w:sz w:val="24"/>
            <w:szCs w:val="24"/>
          </w:rPr>
          <w:t>pan</w:t>
        </w:r>
      </w:ins>
      <w:r>
        <w:rPr>
          <w:rFonts w:ascii="Times New Roman" w:eastAsia="Times New Roman" w:hAnsi="Times New Roman" w:cs="Times New Roman"/>
          <w:sz w:val="24"/>
          <w:szCs w:val="24"/>
        </w:rPr>
        <w:t xml:space="preserve">, </w:t>
      </w:r>
      <w:del w:id="20" w:author="Microsoft Office User" w:date="2025-03-12T12:32:00Z">
        <w:r w:rsidDel="003017A8">
          <w:rPr>
            <w:rFonts w:ascii="Times New Roman" w:eastAsia="Times New Roman" w:hAnsi="Times New Roman" w:cs="Times New Roman"/>
            <w:sz w:val="24"/>
            <w:szCs w:val="24"/>
          </w:rPr>
          <w:delText xml:space="preserve">China </w:delText>
        </w:r>
      </w:del>
      <w:ins w:id="21" w:author="Microsoft Office User" w:date="2025-03-12T12:32:00Z">
        <w:r w:rsidR="003017A8">
          <w:rPr>
            <w:rFonts w:ascii="Times New Roman" w:eastAsia="Times New Roman" w:hAnsi="Times New Roman" w:cs="Times New Roman"/>
            <w:sz w:val="24"/>
            <w:szCs w:val="24"/>
          </w:rPr>
          <w:t>Indonesia</w:t>
        </w:r>
        <w:r w:rsidR="003017A8">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and Spain (see Figure 2).</w:t>
      </w:r>
    </w:p>
    <w:p w:rsidR="00634943" w:rsidDel="003017A8" w:rsidRDefault="003017A8">
      <w:pPr>
        <w:spacing w:line="480" w:lineRule="auto"/>
        <w:rPr>
          <w:del w:id="22" w:author="Microsoft Office User" w:date="2025-03-12T12:33:00Z"/>
          <w:rFonts w:ascii="Times New Roman" w:eastAsia="Times New Roman" w:hAnsi="Times New Roman" w:cs="Times New Roman"/>
          <w:sz w:val="24"/>
          <w:szCs w:val="24"/>
        </w:rPr>
      </w:pPr>
      <w:ins w:id="23" w:author="Microsoft Office User" w:date="2025-03-12T12:33:00Z">
        <w:r>
          <w:rPr>
            <w:noProof/>
          </w:rPr>
          <w:lastRenderedPageBreak/>
          <w:drawing>
            <wp:inline distT="0" distB="0" distL="0" distR="0" wp14:anchorId="57665B0E" wp14:editId="0CC015A2">
              <wp:extent cx="5943600" cy="4085909"/>
              <wp:effectExtent l="0" t="0" r="0" b="3810"/>
              <wp:docPr id="36" name="Picture" descr="Figure 2: Number of utterances per country in CHILDES."/>
              <wp:cNvGraphicFramePr/>
              <a:graphic xmlns:a="http://schemas.openxmlformats.org/drawingml/2006/main">
                <a:graphicData uri="http://schemas.openxmlformats.org/drawingml/2006/picture">
                  <pic:pic xmlns:pic="http://schemas.openxmlformats.org/drawingml/2006/picture">
                    <pic:nvPicPr>
                      <pic:cNvPr id="37" name="Picture" descr="CHILDES_short_files/figure-docx/plotnutterances-1.png"/>
                      <pic:cNvPicPr>
                        <a:picLocks noChangeAspect="1" noChangeArrowheads="1"/>
                      </pic:cNvPicPr>
                    </pic:nvPicPr>
                    <pic:blipFill>
                      <a:blip r:embed="rId9"/>
                      <a:stretch>
                        <a:fillRect/>
                      </a:stretch>
                    </pic:blipFill>
                    <pic:spPr bwMode="auto">
                      <a:xfrm>
                        <a:off x="0" y="0"/>
                        <a:ext cx="5943600" cy="4085909"/>
                      </a:xfrm>
                      <a:prstGeom prst="rect">
                        <a:avLst/>
                      </a:prstGeom>
                      <a:noFill/>
                      <a:ln w="9525">
                        <a:noFill/>
                        <a:headEnd/>
                        <a:tailEnd/>
                      </a:ln>
                    </pic:spPr>
                  </pic:pic>
                </a:graphicData>
              </a:graphic>
            </wp:inline>
          </w:drawing>
        </w:r>
      </w:ins>
    </w:p>
    <w:p w:rsidR="00634943" w:rsidRDefault="00161200">
      <w:pPr>
        <w:spacing w:line="480" w:lineRule="auto"/>
        <w:rPr>
          <w:rFonts w:ascii="Times New Roman" w:eastAsia="Times New Roman" w:hAnsi="Times New Roman" w:cs="Times New Roman"/>
          <w:sz w:val="24"/>
          <w:szCs w:val="24"/>
        </w:rPr>
      </w:pPr>
      <w:del w:id="24" w:author="Microsoft Office User" w:date="2025-03-12T12:32:00Z">
        <w:r w:rsidDel="003017A8">
          <w:rPr>
            <w:rFonts w:ascii="Times New Roman" w:eastAsia="Times New Roman" w:hAnsi="Times New Roman" w:cs="Times New Roman"/>
            <w:noProof/>
            <w:sz w:val="24"/>
            <w:szCs w:val="24"/>
          </w:rPr>
          <w:drawing>
            <wp:inline distT="114300" distB="114300" distL="114300" distR="114300">
              <wp:extent cx="5943600" cy="340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03600"/>
                      </a:xfrm>
                      <a:prstGeom prst="rect">
                        <a:avLst/>
                      </a:prstGeom>
                      <a:ln/>
                    </pic:spPr>
                  </pic:pic>
                </a:graphicData>
              </a:graphic>
            </wp:inline>
          </w:drawing>
        </w:r>
      </w:del>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2. </w:t>
      </w:r>
      <w:r>
        <w:rPr>
          <w:rFonts w:ascii="Times New Roman" w:eastAsia="Times New Roman" w:hAnsi="Times New Roman" w:cs="Times New Roman"/>
          <w:i/>
          <w:sz w:val="24"/>
          <w:szCs w:val="24"/>
          <w:highlight w:val="white"/>
        </w:rPr>
        <w:t>Number of utterances per country in CHILDES.</w:t>
      </w:r>
      <w:r>
        <w:rPr>
          <w:rFonts w:ascii="Times New Roman" w:eastAsia="Times New Roman" w:hAnsi="Times New Roman" w:cs="Times New Roman"/>
          <w:sz w:val="24"/>
          <w:szCs w:val="24"/>
        </w:rPr>
        <w:br/>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first assessed the representativeness of our CHILDES sample by comparing country-level descriptors across - SES (education and GDP), urbanization, and family structure - against global distributions. We used public datasets from Our World in Data, the World Bank (World Development Indicators, WDI, </w:t>
      </w:r>
      <w:proofErr w:type="spellStart"/>
      <w:r>
        <w:rPr>
          <w:rFonts w:ascii="Times New Roman" w:eastAsia="Times New Roman" w:hAnsi="Times New Roman" w:cs="Times New Roman"/>
          <w:sz w:val="24"/>
          <w:szCs w:val="24"/>
          <w:highlight w:val="white"/>
        </w:rPr>
        <w:t>Arel-Bundock</w:t>
      </w:r>
      <w:proofErr w:type="spellEnd"/>
      <w:r>
        <w:rPr>
          <w:rFonts w:ascii="Times New Roman" w:eastAsia="Times New Roman" w:hAnsi="Times New Roman" w:cs="Times New Roman"/>
          <w:sz w:val="24"/>
          <w:szCs w:val="24"/>
          <w:highlight w:val="white"/>
        </w:rPr>
        <w:t>, 2021), and the UN Household Size and Composition database (United Nations, 2022, see full details in SM1) to extract these global descriptors.</w:t>
      </w:r>
    </w:p>
    <w:p w:rsidR="00634943" w:rsidRDefault="00161200">
      <w:pPr>
        <w:shd w:val="clear" w:color="auto" w:fill="FFFFFF"/>
        <w:spacing w:line="576"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countries in our sample of CHILDES differed significantly from the distribution of countries in the world on our key descriptors according to unpaired tests that did not assume equality of variances (Welch's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 a higher proportion of the population residing in our sample’s </w:t>
      </w:r>
      <w:r>
        <w:rPr>
          <w:rFonts w:ascii="Times New Roman" w:eastAsia="Times New Roman" w:hAnsi="Times New Roman" w:cs="Times New Roman"/>
          <w:sz w:val="24"/>
          <w:szCs w:val="24"/>
          <w:highlight w:val="white"/>
        </w:rPr>
        <w:lastRenderedPageBreak/>
        <w:t xml:space="preserve">countries completed lower secondary school than the worldwide sample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(130.41) = -6.19,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the countries were more urban (% urban,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(79.48) = -3.44,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richer (log GDP per capita,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(102.35) = -6.02,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they had smaller households (average household size,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(118.8) = 7.12,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see Figure </w:t>
      </w:r>
      <w:r w:rsidR="007C0201">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w:t>
      </w:r>
    </w:p>
    <w:p w:rsidR="00634943" w:rsidRDefault="00634943">
      <w:pPr>
        <w:spacing w:line="480" w:lineRule="auto"/>
        <w:rPr>
          <w:rFonts w:ascii="Times New Roman" w:eastAsia="Times New Roman" w:hAnsi="Times New Roman" w:cs="Times New Roman"/>
          <w:sz w:val="24"/>
          <w:szCs w:val="24"/>
          <w:highlight w:val="white"/>
        </w:rPr>
      </w:pP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2946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Comparison of Country-Level Descriptors Between World Countries and Our CHILDES Sample.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Note. </w:t>
      </w:r>
      <w:r>
        <w:rPr>
          <w:rFonts w:ascii="Times New Roman" w:eastAsia="Times New Roman" w:hAnsi="Times New Roman" w:cs="Times New Roman"/>
          <w:sz w:val="24"/>
          <w:szCs w:val="24"/>
          <w:highlight w:val="white"/>
        </w:rPr>
        <w:t xml:space="preserve">Density plots show the distribution of country-level descriptors for all world countries (gray) versus countries represented in our sample of CHILDES (orange).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w:t>
      </w:r>
      <w:r>
        <w:rPr>
          <w:rFonts w:ascii="Times New Roman" w:eastAsia="Times New Roman" w:hAnsi="Times New Roman" w:cs="Times New Roman"/>
          <w:sz w:val="24"/>
          <w:szCs w:val="24"/>
          <w:highlight w:val="white"/>
        </w:rPr>
        <w:lastRenderedPageBreak/>
        <w:t>equally to the distribution irrespective of population size). For example, panel A indicates that, worldwide, only a minority of countries have over 90% completion of lower secondary school, whereas in the CHILDES sample, the density curve shows a higher concentration of countries in this range.</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25" w:name="_jh78q24a571t" w:colFirst="0" w:colLast="0"/>
      <w:bookmarkEnd w:id="25"/>
      <w:r>
        <w:t>How Representative and Diverse are Participant Samples?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next investigated variables characterizing the specific families within each corpus, as far as possible given substantial missing data (see Table 1 and figures below for definitions of the variables and the number of corpora represented in each analysis, see SM1 for more details on variables).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Table 1.   </w:t>
      </w:r>
      <w:r>
        <w:rPr>
          <w:rFonts w:ascii="Times New Roman" w:eastAsia="Times New Roman" w:hAnsi="Times New Roman" w:cs="Times New Roman"/>
          <w:i/>
          <w:sz w:val="24"/>
          <w:szCs w:val="24"/>
        </w:rPr>
        <w:t>Variables of interest.</w:t>
      </w:r>
    </w:p>
    <w:tbl>
      <w:tblPr>
        <w:tblStyle w:val="a"/>
        <w:tblW w:w="9150" w:type="dxa"/>
        <w:tblBorders>
          <w:top w:val="nil"/>
          <w:left w:val="nil"/>
          <w:bottom w:val="nil"/>
          <w:right w:val="nil"/>
          <w:insideH w:val="nil"/>
          <w:insideV w:val="nil"/>
        </w:tblBorders>
        <w:tblLayout w:type="fixed"/>
        <w:tblLook w:val="0600" w:firstRow="0" w:lastRow="0" w:firstColumn="0" w:lastColumn="0" w:noHBand="1" w:noVBand="1"/>
      </w:tblPr>
      <w:tblGrid>
        <w:gridCol w:w="1515"/>
        <w:gridCol w:w="2370"/>
        <w:gridCol w:w="3555"/>
        <w:gridCol w:w="1710"/>
      </w:tblGrid>
      <w:tr w:rsidR="00634943">
        <w:trPr>
          <w:trHeight w:val="1335"/>
        </w:trPr>
        <w:tc>
          <w:tcPr>
            <w:tcW w:w="151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Dimension</w:t>
            </w:r>
          </w:p>
        </w:tc>
        <w:tc>
          <w:tcPr>
            <w:tcW w:w="237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Corpus level variable</w:t>
            </w:r>
          </w:p>
        </w:tc>
        <w:tc>
          <w:tcPr>
            <w:tcW w:w="355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Definition of levels</w:t>
            </w:r>
          </w:p>
        </w:tc>
        <w:tc>
          <w:tcPr>
            <w:tcW w:w="171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 corpus (% of corpora)</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socio-economic status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Low, mid, and/or high</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102 (57%)</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education level</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Highest level of education completed: Primary, High school, Undergraduate, Masters, PhD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80 (44%)</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occupation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activity or profession</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84 (47%)</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Urbanization</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 of community</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 rural, mixed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65 (36%)</w:t>
            </w:r>
          </w:p>
        </w:tc>
      </w:tr>
      <w:tr w:rsidR="00634943">
        <w:trPr>
          <w:trHeight w:val="32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Household composition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the family was composed primarily of caregivers and children (nuclear) or also included other family members: grandparents, cousins, uncles, and/or aunts (extended)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69 (38%)</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Percent children with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percentage of children in the corpus who had at least one sibling</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93 (52%)</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Average number of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many siblings’ children had on average (including children with zero siblings)</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83 (46%)</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Language(s) spoken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Which languages were spoken in the transcripts and by the family</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180 (100%)</w:t>
            </w:r>
          </w:p>
        </w:tc>
      </w:tr>
      <w:tr w:rsidR="00634943">
        <w:trPr>
          <w:trHeight w:val="2760"/>
        </w:trPr>
        <w:tc>
          <w:tcPr>
            <w:tcW w:w="151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Lingual status</w:t>
            </w:r>
          </w:p>
        </w:tc>
        <w:tc>
          <w:tcPr>
            <w:tcW w:w="355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Whether more than one language is spoken in the corpus (regardless of how many languages are </w:t>
            </w:r>
            <w:r>
              <w:rPr>
                <w:rFonts w:ascii="Times New Roman" w:eastAsia="Times New Roman" w:hAnsi="Times New Roman" w:cs="Times New Roman"/>
                <w:i/>
                <w:sz w:val="24"/>
                <w:szCs w:val="24"/>
              </w:rPr>
              <w:lastRenderedPageBreak/>
              <w:t>spoken in the family or the community at large)</w:t>
            </w:r>
          </w:p>
        </w:tc>
        <w:tc>
          <w:tcPr>
            <w:tcW w:w="171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110 (61%)</w:t>
            </w:r>
          </w:p>
        </w:tc>
      </w:tr>
    </w:tbl>
    <w:p w:rsidR="00634943" w:rsidRDefault="00634943">
      <w:pPr>
        <w:pStyle w:val="Heading4"/>
        <w:shd w:val="clear" w:color="auto" w:fill="FFFFFF"/>
      </w:pPr>
      <w:bookmarkStart w:id="26" w:name="_ig7etai4t9vt" w:colFirst="0" w:colLast="0"/>
      <w:bookmarkEnd w:id="26"/>
    </w:p>
    <w:p w:rsidR="00634943" w:rsidRDefault="00161200">
      <w:pPr>
        <w:pStyle w:val="Heading4"/>
        <w:keepNext w:val="0"/>
        <w:keepLines w:val="0"/>
        <w:shd w:val="clear" w:color="auto" w:fill="FFFFFF"/>
        <w:spacing w:line="523" w:lineRule="auto"/>
      </w:pPr>
      <w:bookmarkStart w:id="27" w:name="_adlxdzbdm4z7" w:colFirst="0" w:colLast="0"/>
      <w:bookmarkEnd w:id="27"/>
      <w:r>
        <w:t>Socio-economic Status: SES, Education, and Occupation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vast majority of families were of middle or higher SES. In about a fifth of the corpora samples were described as mixe</w:t>
      </w:r>
      <w:ins w:id="28" w:author="Microsoft Office User" w:date="2025-03-12T12:34:00Z">
        <w:r w:rsidR="003017A8">
          <w:rPr>
            <w:rFonts w:ascii="Times New Roman" w:eastAsia="Times New Roman" w:hAnsi="Times New Roman" w:cs="Times New Roman"/>
            <w:sz w:val="24"/>
            <w:szCs w:val="24"/>
            <w:highlight w:val="white"/>
          </w:rPr>
          <w:t>d</w:t>
        </w:r>
      </w:ins>
      <w:del w:id="29" w:author="Microsoft Office User" w:date="2025-03-12T12:34:00Z">
        <w:r w:rsidDel="003017A8">
          <w:rPr>
            <w:rFonts w:ascii="Times New Roman" w:eastAsia="Times New Roman" w:hAnsi="Times New Roman" w:cs="Times New Roman"/>
            <w:sz w:val="24"/>
            <w:szCs w:val="24"/>
            <w:highlight w:val="white"/>
          </w:rPr>
          <w:delText>s</w:delText>
        </w:r>
      </w:del>
      <w:r>
        <w:rPr>
          <w:rFonts w:ascii="Times New Roman" w:eastAsia="Times New Roman" w:hAnsi="Times New Roman" w:cs="Times New Roman"/>
          <w:sz w:val="24"/>
          <w:szCs w:val="24"/>
          <w:highlight w:val="white"/>
        </w:rPr>
        <w:t xml:space="preserve"> (spanning lower to middle or higher SES). A very small percentage were described as families of low SES. As we show in SM2, this general distribution over-represents higher SES families.</w:t>
      </w:r>
    </w:p>
    <w:p w:rsidR="00634943" w:rsidRDefault="00161200">
      <w:pPr>
        <w:shd w:val="clear" w:color="auto" w:fill="FFFFFF"/>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smaller proportion of corpora (additionally) reported parental education level (Figure </w:t>
      </w:r>
      <w:r w:rsidR="007C0201">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 Among families in CHILDES, three-quarters included at least some children whose parents had a graduate or postgraduate degree. In fact, over half of the corpora contained data solely from children whose parents had at least a graduate degree. Overall, more educated parents were overrepresented when compared to their source countries, which is reinforced by the observations that parents had professions linked to graduate-level education in over half of corpora (see SM3).</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ind w:firstLine="720"/>
        <w:rPr>
          <w:rFonts w:ascii="Times New Roman" w:eastAsia="Times New Roman" w:hAnsi="Times New Roman" w:cs="Times New Roman"/>
          <w:sz w:val="24"/>
          <w:szCs w:val="24"/>
          <w:highlight w:val="white"/>
        </w:rPr>
      </w:pP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4</w:t>
      </w:r>
      <w:r>
        <w:rPr>
          <w:rFonts w:ascii="Times New Roman" w:eastAsia="Times New Roman" w:hAnsi="Times New Roman" w:cs="Times New Roman"/>
          <w:b/>
          <w:sz w:val="24"/>
          <w:szCs w:val="24"/>
          <w:highlight w:val="white"/>
        </w:rPr>
        <w:t>.</w:t>
      </w:r>
      <w:r>
        <w:rPr>
          <w:rFonts w:ascii="Times New Roman" w:eastAsia="Times New Roman" w:hAnsi="Times New Roman" w:cs="Times New Roman"/>
          <w:i/>
          <w:sz w:val="24"/>
          <w:szCs w:val="24"/>
          <w:highlight w:val="white"/>
        </w:rPr>
        <w:t xml:space="preserve"> Distribution of Minimum Levels of Parental Education by Country. </w:t>
      </w:r>
      <w:r>
        <w:rPr>
          <w:rFonts w:ascii="Times New Roman" w:eastAsia="Times New Roman" w:hAnsi="Times New Roman" w:cs="Times New Roman"/>
          <w:sz w:val="24"/>
          <w:szCs w:val="24"/>
          <w:highlight w:val="white"/>
        </w:rPr>
        <w:t xml:space="preserve"> "Spain &amp; Hungary" corresponds to a corpus collected in two countries. The order of countries is reversed-alphabetical. Note that the figure displays data only from countries for which we have available information. Note that corpora with missing data are not represented in the graph. The same applies for Figures </w:t>
      </w:r>
      <w:r w:rsidR="007C0201">
        <w:rPr>
          <w:rFonts w:ascii="Times New Roman" w:eastAsia="Times New Roman" w:hAnsi="Times New Roman" w:cs="Times New Roman"/>
          <w:sz w:val="24"/>
          <w:szCs w:val="24"/>
          <w:highlight w:val="white"/>
        </w:rPr>
        <w:t>5-8</w:t>
      </w:r>
      <w:r>
        <w:rPr>
          <w:rFonts w:ascii="Times New Roman" w:eastAsia="Times New Roman" w:hAnsi="Times New Roman" w:cs="Times New Roman"/>
          <w:sz w:val="24"/>
          <w:szCs w:val="24"/>
          <w:highlight w:val="white"/>
        </w:rPr>
        <w:t xml:space="preserve">.   </w:t>
      </w:r>
    </w:p>
    <w:p w:rsidR="00634943" w:rsidRDefault="00634943">
      <w:pPr>
        <w:pStyle w:val="Heading4"/>
        <w:shd w:val="clear" w:color="auto" w:fill="FFFFFF"/>
      </w:pPr>
      <w:bookmarkStart w:id="30" w:name="_f3ulmcpqo077" w:colFirst="0" w:colLast="0"/>
      <w:bookmarkEnd w:id="30"/>
    </w:p>
    <w:p w:rsidR="00634943" w:rsidRDefault="00161200">
      <w:pPr>
        <w:pStyle w:val="Heading4"/>
        <w:shd w:val="clear" w:color="auto" w:fill="FFFFFF"/>
        <w:rPr>
          <w:color w:val="000000"/>
        </w:rPr>
      </w:pPr>
      <w:bookmarkStart w:id="31" w:name="_5lk3urw053cw" w:colFirst="0" w:colLast="0"/>
      <w:bookmarkEnd w:id="31"/>
      <w:r>
        <w:rPr>
          <w:color w:val="000000"/>
        </w:rPr>
        <w:t>Urbanization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majority of corpora were urban (Figure </w:t>
      </w:r>
      <w:r w:rsidR="007C0201">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 with an over-representation of urban households given the source countries (see SM4).</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shd w:val="clear" w:color="auto" w:fill="FFFFFF"/>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5</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Type of Community by Country. </w:t>
      </w:r>
      <w:r>
        <w:rPr>
          <w:rFonts w:ascii="Times New Roman" w:eastAsia="Times New Roman" w:hAnsi="Times New Roman" w:cs="Times New Roman"/>
          <w:sz w:val="24"/>
          <w:szCs w:val="24"/>
          <w:highlight w:val="white"/>
        </w:rPr>
        <w:t xml:space="preserve"> </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32" w:name="_htdhvwmudye4" w:colFirst="0" w:colLast="0"/>
      <w:bookmarkEnd w:id="32"/>
      <w:r>
        <w:t>Family Structure: Household composition and number of siblings</w:t>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w:t>
      </w:r>
      <w:r w:rsidR="007C020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shows, the overwhelming majority of corpora contained only nuclear families (i.e., parents and their children), and only a tiny percentage had a mixture of nuclear and extended families. We were not able to find a systematic database allowing us to check whether this was representative of the source countries.</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6</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Household Arrangement by Country</w:t>
      </w:r>
      <w:r>
        <w:rPr>
          <w:rFonts w:ascii="Times New Roman" w:eastAsia="Times New Roman" w:hAnsi="Times New Roman" w:cs="Times New Roman"/>
          <w:sz w:val="24"/>
          <w:szCs w:val="24"/>
          <w:highlight w:val="white"/>
        </w:rPr>
        <w:t xml:space="preserve">. "Sweden &amp; Portugal" corresponds to a corpus collected in two countries. The same applies for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w:t>
      </w:r>
    </w:p>
    <w:p w:rsidR="00634943" w:rsidRDefault="00161200">
      <w:pPr>
        <w:pStyle w:val="Heading4"/>
        <w:shd w:val="clear" w:color="auto" w:fill="FFFFFF"/>
        <w:spacing w:line="479" w:lineRule="auto"/>
        <w:rPr>
          <w:b w:val="0"/>
          <w:i w:val="0"/>
        </w:rPr>
      </w:pPr>
      <w:bookmarkStart w:id="33" w:name="_wy9qee84efpg" w:colFirst="0" w:colLast="0"/>
      <w:bookmarkEnd w:id="33"/>
      <w:r>
        <w:rPr>
          <w:b w:val="0"/>
          <w:i w:val="0"/>
        </w:rPr>
        <w:t xml:space="preserve"> </w:t>
      </w:r>
    </w:p>
    <w:p w:rsidR="00634943" w:rsidRDefault="00161200">
      <w:pPr>
        <w:pStyle w:val="Heading4"/>
        <w:shd w:val="clear" w:color="auto" w:fill="FFFFFF"/>
        <w:spacing w:line="523" w:lineRule="auto"/>
        <w:rPr>
          <w:b w:val="0"/>
          <w:i w:val="0"/>
        </w:rPr>
      </w:pPr>
      <w:bookmarkStart w:id="34" w:name="_lxpoilbtt8fp" w:colFirst="0" w:colLast="0"/>
      <w:bookmarkEnd w:id="34"/>
      <w:r>
        <w:rPr>
          <w:b w:val="0"/>
          <w:i w:val="0"/>
        </w:rPr>
        <w:t xml:space="preserve">Next, about a quarter of the corpora in our CHILDES sample consist exclusively of singletons (children with no siblings), while the remaining include children who have at least one sibling (Figure </w:t>
      </w:r>
      <w:r w:rsidR="007C0201">
        <w:rPr>
          <w:b w:val="0"/>
          <w:i w:val="0"/>
        </w:rPr>
        <w:t>7</w:t>
      </w:r>
      <w:r>
        <w:rPr>
          <w:b w:val="0"/>
          <w:i w:val="0"/>
        </w:rPr>
        <w:t>; see SM5 for why singletons might not be underrepresented).</w:t>
      </w:r>
    </w:p>
    <w:p w:rsidR="00634943" w:rsidRDefault="00161200">
      <w:pPr>
        <w:pStyle w:val="Heading4"/>
        <w:shd w:val="clear" w:color="auto" w:fill="FFFFFF"/>
        <w:rPr>
          <w:b w:val="0"/>
          <w:i w:val="0"/>
        </w:rPr>
      </w:pPr>
      <w:bookmarkStart w:id="35" w:name="_fk9f63d4xam8" w:colFirst="0" w:colLast="0"/>
      <w:bookmarkEnd w:id="35"/>
      <w:r>
        <w:rPr>
          <w:b w:val="0"/>
          <w:i w:val="0"/>
        </w:rPr>
        <w:t xml:space="preserve"> </w:t>
      </w:r>
    </w:p>
    <w:p w:rsidR="00634943" w:rsidRDefault="00634943">
      <w:pPr>
        <w:pStyle w:val="Heading4"/>
        <w:shd w:val="clear" w:color="auto" w:fill="FFFFFF"/>
        <w:rPr>
          <w:b w:val="0"/>
          <w:i w:val="0"/>
        </w:rPr>
      </w:pPr>
      <w:bookmarkStart w:id="36" w:name="_wthwxdx242jr" w:colFirst="0" w:colLast="0"/>
      <w:bookmarkEnd w:id="36"/>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Singletons by Country.  </w:t>
      </w:r>
    </w:p>
    <w:p w:rsidR="00634943" w:rsidRDefault="00634943">
      <w:pPr>
        <w:spacing w:line="480" w:lineRule="auto"/>
        <w:rPr>
          <w:rFonts w:ascii="Times New Roman" w:eastAsia="Times New Roman" w:hAnsi="Times New Roman" w:cs="Times New Roman"/>
          <w:sz w:val="24"/>
          <w:szCs w:val="24"/>
        </w:rPr>
      </w:pPr>
    </w:p>
    <w:p w:rsidR="00634943" w:rsidRDefault="00161200">
      <w:pPr>
        <w:pStyle w:val="Heading4"/>
        <w:keepNext w:val="0"/>
        <w:keepLines w:val="0"/>
        <w:shd w:val="clear" w:color="auto" w:fill="FFFFFF"/>
        <w:spacing w:line="523" w:lineRule="auto"/>
      </w:pPr>
      <w:bookmarkStart w:id="37" w:name="_4u811s5cpv5s" w:colFirst="0" w:colLast="0"/>
      <w:bookmarkEnd w:id="37"/>
      <w:r>
        <w:t>Languages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found a total of 63 different languages or language combinations (for bilingual and multilingual children; see SM6). About a third of the included corpora were not monolingual. According to information in SM7, our sample of CHILDES underrepresents bilingual and multilingual households in the world.</w:t>
      </w:r>
    </w:p>
    <w:p w:rsidR="00634943" w:rsidRDefault="00161200">
      <w:pPr>
        <w:shd w:val="clear" w:color="auto" w:fill="FFFFFF"/>
        <w:spacing w:before="180" w:after="240" w:line="479" w:lineRule="auto"/>
        <w:ind w:firstLine="6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for linguistic diversity, most of the corpora pertain to Indo-European languages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English is the most prevalent language, with 50 corpora (30 exclusively monolingual), comprising 28% of the included corpora. Additionally, it is the language most </w:t>
      </w:r>
      <w:r>
        <w:rPr>
          <w:rFonts w:ascii="Times New Roman" w:eastAsia="Times New Roman" w:hAnsi="Times New Roman" w:cs="Times New Roman"/>
          <w:sz w:val="24"/>
          <w:szCs w:val="24"/>
          <w:highlight w:val="white"/>
        </w:rPr>
        <w:lastRenderedPageBreak/>
        <w:t>studied for bilingualism or multilingualism, with English being combined with: Cantonese, Danish, Dutch, Farsi, French, Hebrew, Hungarian, Japanese, Mandarin, Portuguese, Russian, Spanish, and Swedish. The next most represented language in terms of different corpora is Spanish, with 25 corpora (14 monolingual).</w:t>
      </w: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8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8</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Indo-European Languages by Country.</w:t>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38" w:name="_qg4j4qnv3i1n" w:colFirst="0" w:colLast="0"/>
      <w:bookmarkEnd w:id="38"/>
      <w:r>
        <w:br w:type="page"/>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39" w:name="_ewuwa8c52l" w:colFirst="0" w:colLast="0"/>
      <w:bookmarkEnd w:id="39"/>
      <w:r>
        <w:rPr>
          <w:rFonts w:ascii="Times New Roman" w:eastAsia="Times New Roman" w:hAnsi="Times New Roman" w:cs="Times New Roman"/>
          <w:b/>
          <w:sz w:val="24"/>
          <w:szCs w:val="24"/>
        </w:rPr>
        <w:lastRenderedPageBreak/>
        <w:t>Discussion</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current paper provides a systematic review of corpora of naturalistic recordings in the CHILDES database, a priceless public research resource. We assessed and characterized sampling bias by examining the database through four dimensions believed to be relevant for early language acquisition: SES, urbanization, family structure, and languages.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Thanks to the collective work of nearly 300 individuals (with deep thanks to the people acknowledged in SM8), we included 180 corpora, in 63 different languages or language combinations, from 48 different countries, primarily OECD (84%). Despite a remarkable diversity in terms of languages and countries, analyses of the demographic characteristics of our CHILDES sample revealed several measures where the corpora do not represent the world population, nor faithfully represent the countries in which data were collected, in terms of SES, urbanization, family structure, and linguistic dimensions.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terms of SES, our macro-level analyses showed that represented countries had a higher percentage of individuals completing lower secondary school, and higher Gross Domestic Product (GDP) per capita, compared to the worldwide distribution. Our analyses further suggested that higher SES families with highly educated parents were more common than would have been expected given their source countries. Considering the extensive literature linking SES and language acquisition, these are important biases to take into account.</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Notably, approximately half of the corpora feature parents engaged in research-related professions, with academics frequently studying their own (grand-)children. In comparison, in the US general population, in 2020, only 6% of American citizens would fall under such definitions. The danger of extrapolating from such a sample goes beyond issues previously discussed in the context of convenience (homogeneous or heterogeneous) samples (Bornstein et </w:t>
      </w:r>
      <w:r>
        <w:rPr>
          <w:rFonts w:ascii="Times New Roman" w:eastAsia="Times New Roman" w:hAnsi="Times New Roman" w:cs="Times New Roman"/>
          <w:sz w:val="24"/>
          <w:szCs w:val="24"/>
          <w:highlight w:val="white"/>
        </w:rPr>
        <w:lastRenderedPageBreak/>
        <w:t>al., 2013), with parents pursuing a career in academia (and likely in language-related areas) possibly being unusual in their linguistic behavior.</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Regarding urbanization, 91% of corpora were urban, compared to 59% of the world population, with only 5 corpora exclusively rural. The latter seemed to be reasonable given urbanization statistics for the countries where data were collected. Thus, in this case, the bias pertains only to which countries are represented, and not how data are sampled within the country. One challenge for future work will involve teasing apart the ways in which urbanization may relate to language outcomes, including not only the parental goals mentioned in the Introduction (Keller, 2012) but also factors that may be confounded with urbanization. For example, a study using long-form recordings suggested that infants growing up in formerly rural families that had migrated to urban centers were afforded less spoken input, and had smaller vocabularies, than infants whose families had remained rural (Ma et al., 2024).</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family structure, the represented countries had smaller households compared to the world average. When comparing household composition in our CHILDES sample with the countries where data had been collected, we found a possible trend for underrepresenting extended families. A bias towards nuclear families limits our understanding of diverse caregiving structures, particularly </w:t>
      </w:r>
      <w:proofErr w:type="spellStart"/>
      <w:r>
        <w:rPr>
          <w:rFonts w:ascii="Times New Roman" w:eastAsia="Times New Roman" w:hAnsi="Times New Roman" w:cs="Times New Roman"/>
          <w:sz w:val="24"/>
          <w:szCs w:val="24"/>
          <w:highlight w:val="white"/>
        </w:rPr>
        <w:t>alloparental</w:t>
      </w:r>
      <w:proofErr w:type="spellEnd"/>
      <w:r>
        <w:rPr>
          <w:rFonts w:ascii="Times New Roman" w:eastAsia="Times New Roman" w:hAnsi="Times New Roman" w:cs="Times New Roman"/>
          <w:sz w:val="24"/>
          <w:szCs w:val="24"/>
          <w:highlight w:val="white"/>
        </w:rPr>
        <w:t xml:space="preserve"> involvement, in language acquisition.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While multi-child families are well-represented in our CHILDES sample, the </w:t>
      </w:r>
      <w:r>
        <w:rPr>
          <w:rFonts w:ascii="Times New Roman" w:eastAsia="Times New Roman" w:hAnsi="Times New Roman" w:cs="Times New Roman"/>
          <w:sz w:val="24"/>
          <w:szCs w:val="24"/>
        </w:rPr>
        <w:t xml:space="preserve">possible </w:t>
      </w:r>
      <w:r>
        <w:rPr>
          <w:rFonts w:ascii="Times New Roman" w:eastAsia="Times New Roman" w:hAnsi="Times New Roman" w:cs="Times New Roman"/>
          <w:sz w:val="24"/>
          <w:szCs w:val="24"/>
          <w:highlight w:val="white"/>
        </w:rPr>
        <w:t xml:space="preserve">absence of other household members' speech in some transcripts (e.g., siblings' speech,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et al., 2022) 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rsidR="00634943" w:rsidRDefault="001612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Finally, we found that English and more broadly Indo-European languages were overrepresented in our CHILDES sample, a point already made by others (e.g., Christiansen et al., 2022). This aligns with trends in child development literature (Kidd &amp; Garcia, 2022; Singh et al., 2023). Interestingly, out of the 10 countries with the most utterances, </w:t>
      </w:r>
      <w:ins w:id="40" w:author="Microsoft Office User" w:date="2025-03-12T12:34:00Z">
        <w:r w:rsidR="003017A8">
          <w:rPr>
            <w:rFonts w:ascii="Times New Roman" w:eastAsia="Times New Roman" w:hAnsi="Times New Roman" w:cs="Times New Roman"/>
            <w:sz w:val="24"/>
            <w:szCs w:val="24"/>
            <w:highlight w:val="white"/>
          </w:rPr>
          <w:t>4</w:t>
        </w:r>
      </w:ins>
      <w:del w:id="41" w:author="Microsoft Office User" w:date="2025-03-12T12:34:00Z">
        <w:r w:rsidDel="003017A8">
          <w:rPr>
            <w:rFonts w:ascii="Times New Roman" w:eastAsia="Times New Roman" w:hAnsi="Times New Roman" w:cs="Times New Roman"/>
            <w:sz w:val="24"/>
            <w:szCs w:val="24"/>
            <w:highlight w:val="white"/>
          </w:rPr>
          <w:delText>5</w:delText>
        </w:r>
      </w:del>
      <w:r>
        <w:rPr>
          <w:rFonts w:ascii="Times New Roman" w:eastAsia="Times New Roman" w:hAnsi="Times New Roman" w:cs="Times New Roman"/>
          <w:sz w:val="24"/>
          <w:szCs w:val="24"/>
          <w:highlight w:val="white"/>
        </w:rPr>
        <w:t xml:space="preserve"> were countries or territories where non-Indo-European </w:t>
      </w:r>
      <w:ins w:id="42" w:author="Microsoft Office User" w:date="2025-03-12T12:36:00Z">
        <w:r w:rsidR="003017A8">
          <w:rPr>
            <w:rFonts w:ascii="Times New Roman" w:eastAsia="Times New Roman" w:hAnsi="Times New Roman" w:cs="Times New Roman"/>
            <w:sz w:val="24"/>
            <w:szCs w:val="24"/>
            <w:highlight w:val="white"/>
          </w:rPr>
          <w:t xml:space="preserve">are the main </w:t>
        </w:r>
      </w:ins>
      <w:r>
        <w:rPr>
          <w:rFonts w:ascii="Times New Roman" w:eastAsia="Times New Roman" w:hAnsi="Times New Roman" w:cs="Times New Roman"/>
          <w:sz w:val="24"/>
          <w:szCs w:val="24"/>
          <w:highlight w:val="white"/>
        </w:rPr>
        <w:t xml:space="preserve">languages </w:t>
      </w:r>
      <w:del w:id="43" w:author="Microsoft Office User" w:date="2025-03-12T12:36:00Z">
        <w:r w:rsidDel="003017A8">
          <w:rPr>
            <w:rFonts w:ascii="Times New Roman" w:eastAsia="Times New Roman" w:hAnsi="Times New Roman" w:cs="Times New Roman"/>
            <w:sz w:val="24"/>
            <w:szCs w:val="24"/>
            <w:highlight w:val="white"/>
          </w:rPr>
          <w:delText xml:space="preserve">are </w:delText>
        </w:r>
      </w:del>
      <w:r>
        <w:rPr>
          <w:rFonts w:ascii="Times New Roman" w:eastAsia="Times New Roman" w:hAnsi="Times New Roman" w:cs="Times New Roman"/>
          <w:sz w:val="24"/>
          <w:szCs w:val="24"/>
          <w:highlight w:val="white"/>
        </w:rPr>
        <w:t xml:space="preserve">spoken: </w:t>
      </w:r>
      <w:del w:id="44" w:author="Microsoft Office User" w:date="2025-03-12T12:37:00Z">
        <w:r w:rsidDel="003017A8">
          <w:rPr>
            <w:rFonts w:ascii="Times New Roman" w:eastAsia="Times New Roman" w:hAnsi="Times New Roman" w:cs="Times New Roman"/>
            <w:sz w:val="24"/>
            <w:szCs w:val="24"/>
            <w:highlight w:val="white"/>
          </w:rPr>
          <w:delText>China</w:delText>
        </w:r>
      </w:del>
      <w:del w:id="45" w:author="Microsoft Office User" w:date="2025-03-12T12:36:00Z">
        <w:r w:rsidDel="003017A8">
          <w:rPr>
            <w:rFonts w:ascii="Times New Roman" w:eastAsia="Times New Roman" w:hAnsi="Times New Roman" w:cs="Times New Roman"/>
            <w:sz w:val="24"/>
            <w:szCs w:val="24"/>
            <w:highlight w:val="white"/>
          </w:rPr>
          <w:delText>,</w:delText>
        </w:r>
      </w:del>
      <w:del w:id="46" w:author="Microsoft Office User" w:date="2025-03-12T12:37:00Z">
        <w:r w:rsidDel="003017A8">
          <w:rPr>
            <w:rFonts w:ascii="Times New Roman" w:eastAsia="Times New Roman" w:hAnsi="Times New Roman" w:cs="Times New Roman"/>
            <w:sz w:val="24"/>
            <w:szCs w:val="24"/>
            <w:highlight w:val="white"/>
          </w:rPr>
          <w:delText xml:space="preserve"> </w:delText>
        </w:r>
      </w:del>
      <w:del w:id="47" w:author="Microsoft Office User" w:date="2025-03-12T12:36:00Z">
        <w:r w:rsidDel="003017A8">
          <w:rPr>
            <w:rFonts w:ascii="Times New Roman" w:eastAsia="Times New Roman" w:hAnsi="Times New Roman" w:cs="Times New Roman"/>
            <w:sz w:val="24"/>
            <w:szCs w:val="24"/>
            <w:highlight w:val="white"/>
          </w:rPr>
          <w:delText xml:space="preserve">Israel, </w:delText>
        </w:r>
      </w:del>
      <w:r>
        <w:rPr>
          <w:rFonts w:ascii="Times New Roman" w:eastAsia="Times New Roman" w:hAnsi="Times New Roman" w:cs="Times New Roman"/>
          <w:sz w:val="24"/>
          <w:szCs w:val="24"/>
          <w:highlight w:val="white"/>
        </w:rPr>
        <w:t xml:space="preserve">Japan, Indonesia, </w:t>
      </w:r>
      <w:ins w:id="48" w:author="Microsoft Office User" w:date="2025-03-12T12:37:00Z">
        <w:r w:rsidR="003017A8">
          <w:rPr>
            <w:rFonts w:ascii="Times New Roman" w:eastAsia="Times New Roman" w:hAnsi="Times New Roman" w:cs="Times New Roman"/>
            <w:sz w:val="24"/>
            <w:szCs w:val="24"/>
            <w:highlight w:val="white"/>
          </w:rPr>
          <w:t xml:space="preserve">China </w:t>
        </w:r>
      </w:ins>
      <w:r>
        <w:rPr>
          <w:rFonts w:ascii="Times New Roman" w:eastAsia="Times New Roman" w:hAnsi="Times New Roman" w:cs="Times New Roman"/>
          <w:sz w:val="24"/>
          <w:szCs w:val="24"/>
          <w:highlight w:val="white"/>
        </w:rPr>
        <w:t xml:space="preserve">and </w:t>
      </w:r>
      <w:del w:id="49" w:author="Microsoft Office User" w:date="2025-03-12T12:37:00Z">
        <w:r w:rsidDel="003017A8">
          <w:rPr>
            <w:rFonts w:ascii="Times New Roman" w:eastAsia="Times New Roman" w:hAnsi="Times New Roman" w:cs="Times New Roman"/>
            <w:sz w:val="24"/>
            <w:szCs w:val="24"/>
            <w:highlight w:val="white"/>
          </w:rPr>
          <w:delText>Hong Kong</w:delText>
        </w:r>
      </w:del>
      <w:ins w:id="50" w:author="Microsoft Office User" w:date="2025-03-12T12:37:00Z">
        <w:r w:rsidR="003017A8">
          <w:rPr>
            <w:rFonts w:ascii="Times New Roman" w:eastAsia="Times New Roman" w:hAnsi="Times New Roman" w:cs="Times New Roman"/>
            <w:sz w:val="24"/>
            <w:szCs w:val="24"/>
            <w:highlight w:val="white"/>
          </w:rPr>
          <w:t>Taiwan</w:t>
        </w:r>
      </w:ins>
      <w:r>
        <w:rPr>
          <w:rFonts w:ascii="Times New Roman" w:eastAsia="Times New Roman" w:hAnsi="Times New Roman" w:cs="Times New Roman"/>
          <w:sz w:val="24"/>
          <w:szCs w:val="24"/>
          <w:highlight w:val="white"/>
        </w:rPr>
        <w:t>. Additionally, although a third of the corpora were not monolingual, this nonetheless underrepresents multilingualism in the world's population (Grosjean, 2024).</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biases likely have both proximal and distal consequences for child language. Proximally, studies on typologically diverse languages (e.g., Casillas et al., 2024; De León, 1999; Demuth, 2022;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1980) 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 (</w:t>
      </w:r>
      <w:proofErr w:type="spellStart"/>
      <w:r>
        <w:rPr>
          <w:rFonts w:ascii="Times New Roman" w:eastAsia="Times New Roman" w:hAnsi="Times New Roman" w:cs="Times New Roman"/>
          <w:sz w:val="24"/>
          <w:szCs w:val="24"/>
        </w:rPr>
        <w:t>Babineau</w:t>
      </w:r>
      <w:proofErr w:type="spellEnd"/>
      <w:r>
        <w:rPr>
          <w:rFonts w:ascii="Times New Roman" w:eastAsia="Times New Roman" w:hAnsi="Times New Roman" w:cs="Times New Roman"/>
          <w:sz w:val="24"/>
          <w:szCs w:val="24"/>
        </w:rPr>
        <w:t xml:space="preserve"> et al., 2023).</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Broader socioecological diversity, such as variations in SES that influence familial stress (Hart, 2024</w:t>
      </w:r>
      <w:del w:id="51" w:author="Microsoft Office User" w:date="2025-03-12T12:37:00Z">
        <w:r w:rsidDel="003017A8">
          <w:rPr>
            <w:rFonts w:ascii="Times New Roman" w:eastAsia="Times New Roman" w:hAnsi="Times New Roman" w:cs="Times New Roman"/>
            <w:sz w:val="24"/>
            <w:szCs w:val="24"/>
          </w:rPr>
          <w:delText>; Troller-Renfee, 2024</w:delText>
        </w:r>
      </w:del>
      <w:r>
        <w:rPr>
          <w:rFonts w:ascii="Times New Roman" w:eastAsia="Times New Roman" w:hAnsi="Times New Roman" w:cs="Times New Roman"/>
          <w:sz w:val="24"/>
          <w:szCs w:val="24"/>
        </w:rPr>
        <w:t>), or polyadic caregiving environments that shape input sources and conversational dynamics (</w:t>
      </w:r>
      <w:proofErr w:type="spellStart"/>
      <w:r>
        <w:rPr>
          <w:rFonts w:ascii="Times New Roman" w:eastAsia="Times New Roman" w:hAnsi="Times New Roman" w:cs="Times New Roman"/>
          <w:sz w:val="24"/>
          <w:szCs w:val="24"/>
        </w:rPr>
        <w:t>Sagna</w:t>
      </w:r>
      <w:proofErr w:type="spellEnd"/>
      <w:r>
        <w:rPr>
          <w:rFonts w:ascii="Times New Roman" w:eastAsia="Times New Roman" w:hAnsi="Times New Roman" w:cs="Times New Roman"/>
          <w:sz w:val="24"/>
          <w:szCs w:val="24"/>
        </w:rPr>
        <w:t xml:space="preserve"> et al., 2022),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 (</w:t>
      </w:r>
      <w:proofErr w:type="spellStart"/>
      <w:r>
        <w:rPr>
          <w:rFonts w:ascii="Times New Roman" w:eastAsia="Times New Roman" w:hAnsi="Times New Roman" w:cs="Times New Roman"/>
          <w:sz w:val="24"/>
          <w:szCs w:val="24"/>
        </w:rPr>
        <w:t>Rochanavibhata</w:t>
      </w:r>
      <w:proofErr w:type="spellEnd"/>
      <w:r>
        <w:rPr>
          <w:rFonts w:ascii="Times New Roman" w:eastAsia="Times New Roman" w:hAnsi="Times New Roman" w:cs="Times New Roman"/>
          <w:sz w:val="24"/>
          <w:szCs w:val="24"/>
        </w:rPr>
        <w:t xml:space="preserve"> &amp; Marian, 2022).</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distal factors, such as noise pollution—more common in dense urban areas— linked with early brain development (Simon et al., 2022) can have downstream effects on language acquisition. Skewed samples not only hinder the testing and generalization of language acquisition theories, but also risk mischaracterizing developmental mechanisms more broadly.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Although our CHILDES sample is more homogeneous than expected given global and national variations, there remains substantial diversity across all the dimensions we studied. However, these dimensions are also confounded in these CHILDES corpora. Put simply, since most samples are from nuclear families with well-educated parents living in urban sites, it is impossible to tease apart these three dimensions. Additionally, this confound makes it hard to understand the intersectionality of such factors. </w:t>
      </w:r>
      <w:r>
        <w:rPr>
          <w:rFonts w:ascii="Times New Roman" w:eastAsia="Times New Roman" w:hAnsi="Times New Roman" w:cs="Times New Roman"/>
          <w:color w:val="242424"/>
          <w:sz w:val="24"/>
          <w:szCs w:val="24"/>
          <w:highlight w:val="white"/>
        </w:rPr>
        <w:t xml:space="preserve">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While making some strides in documenting the demographic characteristics of the people represented in naturalistic corpora in CHILDES, our work has several limitations. First, we focused on SES, urbanization, family structure, and language, but other dimensions may well be relevant for language acquisition research. We hope that our sharing of materials will facilitate others' addition of novel descriptors. Second, the absence of comprehensive data for certain variables restricted a thorough analysis of representativeness on some dimensions. This should not be seen as the fault of the corpus curators, as these data were not always available or were not considered relevant at the time. It is only recently that researchers started sounding the alarm regarding underreporting of relevant demographic characteristics (e.g., Singh, et al., 2023).</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paper emphasizes the importance of evaluating the diversity of the samples we rely on. This issue is not unique to CHILDES, and applies broadly to any developmental archive (e.g.,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Gilmore et al., 2016). In the era of big data, AI, and the rise of child-focused technologies, it is essential to consider the generalizations that models based on such data might </w:t>
      </w:r>
      <w:r>
        <w:rPr>
          <w:rFonts w:ascii="Times New Roman" w:eastAsia="Times New Roman" w:hAnsi="Times New Roman" w:cs="Times New Roman"/>
          <w:sz w:val="24"/>
          <w:szCs w:val="24"/>
          <w:highlight w:val="white"/>
        </w:rPr>
        <w:lastRenderedPageBreak/>
        <w:t xml:space="preserve">produce for language acquisition - and reflect on how these models and generalizations impact the entire developmental field. </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w:t>
      </w: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2018) can enhance data collection in diverse contexts.</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w:t>
      </w: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-Bravo, et al., 2024) are actionable steps to address systemic biases.</w:t>
      </w:r>
    </w:p>
    <w:p w:rsidR="00634943" w:rsidRDefault="00161200">
      <w:pPr>
        <w:spacing w:line="479" w:lineRule="auto"/>
        <w:ind w:firstLine="720"/>
        <w:rPr>
          <w:ins w:id="52" w:author="Microsoft Office User" w:date="2025-03-12T12:55: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conclude, we found that many countries and languages are represented in CHILDES, but that these countries did not constitute a representative sample of the world's countries, and that for many dimensions, families were not representative of their own countries. We also noted low variability along certain dimensions (e.g., SES and family structure) and the predominance of Indo-European languages, with English having the most recorded corpora. Despite these </w:t>
      </w:r>
      <w:r>
        <w:rPr>
          <w:rFonts w:ascii="Times New Roman" w:eastAsia="Times New Roman" w:hAnsi="Times New Roman" w:cs="Times New Roman"/>
          <w:sz w:val="24"/>
          <w:szCs w:val="24"/>
          <w:highlight w:val="white"/>
        </w:rPr>
        <w:lastRenderedPageBreak/>
        <w:t>limitations, CHILDES remains an unparalleled resource that has contributed significantly to the field over decades, exemplifying the success of open and collaborative science.</w:t>
      </w:r>
      <w:r>
        <w:rPr>
          <w:rFonts w:ascii="Times New Roman" w:eastAsia="Times New Roman" w:hAnsi="Times New Roman" w:cs="Times New Roman"/>
          <w:color w:val="0000FF"/>
          <w:sz w:val="24"/>
          <w:szCs w:val="24"/>
          <w:highlight w:val="white"/>
        </w:rPr>
        <w:t xml:space="preserve"> </w:t>
      </w:r>
      <w:r>
        <w:rPr>
          <w:rFonts w:ascii="Times New Roman" w:eastAsia="Times New Roman" w:hAnsi="Times New Roman" w:cs="Times New Roman"/>
          <w:sz w:val="24"/>
          <w:szCs w:val="24"/>
          <w:highlight w:val="white"/>
        </w:rPr>
        <w:t xml:space="preserve">Our discussion leads us to argue for the systematic inclusion of descriptors in speaker-level and corpus-level CHILDES metadata, to track and quantify both diversity and </w:t>
      </w:r>
      <w:proofErr w:type="spellStart"/>
      <w:r>
        <w:rPr>
          <w:rFonts w:ascii="Times New Roman" w:eastAsia="Times New Roman" w:hAnsi="Times New Roman" w:cs="Times New Roman"/>
          <w:sz w:val="24"/>
          <w:szCs w:val="24"/>
          <w:highlight w:val="white"/>
        </w:rPr>
        <w:t>representativity</w:t>
      </w:r>
      <w:proofErr w:type="spellEnd"/>
      <w:r>
        <w:rPr>
          <w:rFonts w:ascii="Times New Roman" w:eastAsia="Times New Roman" w:hAnsi="Times New Roman" w:cs="Times New Roman"/>
          <w:sz w:val="24"/>
          <w:szCs w:val="24"/>
          <w:highlight w:val="white"/>
        </w:rPr>
        <w:t>.</w:t>
      </w:r>
    </w:p>
    <w:p w:rsidR="00397C34" w:rsidRDefault="00397C34" w:rsidP="00397C34">
      <w:pPr>
        <w:spacing w:line="479" w:lineRule="auto"/>
        <w:rPr>
          <w:ins w:id="53" w:author="Microsoft Office User" w:date="2025-03-12T12:55:00Z"/>
          <w:rFonts w:ascii="Times New Roman" w:eastAsia="Times New Roman" w:hAnsi="Times New Roman" w:cs="Times New Roman"/>
          <w:sz w:val="24"/>
          <w:szCs w:val="24"/>
          <w:highlight w:val="white"/>
        </w:rPr>
      </w:pPr>
    </w:p>
    <w:p w:rsidR="00397C34" w:rsidRDefault="00397C34" w:rsidP="00397C34">
      <w:pPr>
        <w:spacing w:line="479" w:lineRule="auto"/>
        <w:rPr>
          <w:ins w:id="54" w:author="Microsoft Office User" w:date="2025-03-12T12:55:00Z"/>
          <w:rFonts w:ascii="Times New Roman" w:eastAsia="Times New Roman" w:hAnsi="Times New Roman" w:cs="Times New Roman"/>
          <w:sz w:val="24"/>
          <w:szCs w:val="24"/>
          <w:highlight w:val="white"/>
        </w:rPr>
        <w:pPrChange w:id="55" w:author="Microsoft Office User" w:date="2025-03-12T12:55:00Z">
          <w:pPr>
            <w:spacing w:line="479" w:lineRule="auto"/>
            <w:ind w:firstLine="720"/>
          </w:pPr>
        </w:pPrChange>
      </w:pPr>
    </w:p>
    <w:p w:rsidR="00397C34" w:rsidRDefault="00397C34" w:rsidP="00397C34">
      <w:pPr>
        <w:spacing w:line="480" w:lineRule="auto"/>
        <w:rPr>
          <w:ins w:id="56" w:author="Microsoft Office User" w:date="2025-03-12T12:57:00Z"/>
          <w:rFonts w:ascii="Times New Roman" w:eastAsia="Times New Roman" w:hAnsi="Times New Roman" w:cs="Times New Roman"/>
          <w:b/>
          <w:sz w:val="24"/>
          <w:szCs w:val="24"/>
        </w:rPr>
      </w:pPr>
      <w:ins w:id="57" w:author="Microsoft Office User" w:date="2025-03-12T12:57:00Z">
        <w:r w:rsidRPr="00397C34">
          <w:rPr>
            <w:rFonts w:ascii="Times New Roman" w:eastAsia="Times New Roman" w:hAnsi="Times New Roman" w:cs="Times New Roman"/>
            <w:b/>
            <w:sz w:val="24"/>
            <w:szCs w:val="24"/>
          </w:rPr>
          <w:t>Acknowledgements</w:t>
        </w:r>
        <w:bookmarkStart w:id="58" w:name="_GoBack"/>
        <w:bookmarkEnd w:id="58"/>
      </w:ins>
    </w:p>
    <w:p w:rsidR="00397C34" w:rsidRDefault="00397C34" w:rsidP="00397C34">
      <w:pPr>
        <w:spacing w:line="480" w:lineRule="auto"/>
        <w:rPr>
          <w:ins w:id="59" w:author="Microsoft Office User" w:date="2025-03-12T12:56:00Z"/>
          <w:rFonts w:ascii="Times New Roman" w:hAnsi="Times New Roman" w:cs="Times New Roman"/>
          <w:sz w:val="24"/>
          <w:szCs w:val="24"/>
          <w:lang w:val="en-US"/>
        </w:rPr>
      </w:pPr>
      <w:ins w:id="60" w:author="Microsoft Office User" w:date="2025-03-12T12:56:00Z">
        <w:r w:rsidRPr="00397C34">
          <w:rPr>
            <w:rFonts w:ascii="Times New Roman" w:hAnsi="Times New Roman" w:cs="Times New Roman"/>
            <w:sz w:val="24"/>
            <w:szCs w:val="24"/>
            <w:lang w:val="en-US"/>
          </w:rPr>
          <w:t xml:space="preserve">We are grateful to Lara </w:t>
        </w:r>
        <w:proofErr w:type="spellStart"/>
        <w:r w:rsidRPr="00397C34">
          <w:rPr>
            <w:rFonts w:ascii="Times New Roman" w:hAnsi="Times New Roman" w:cs="Times New Roman"/>
            <w:sz w:val="24"/>
            <w:szCs w:val="24"/>
            <w:lang w:val="en-US"/>
          </w:rPr>
          <w:t>Oliel</w:t>
        </w:r>
        <w:proofErr w:type="spellEnd"/>
        <w:r w:rsidRPr="00397C34">
          <w:rPr>
            <w:rFonts w:ascii="Times New Roman" w:hAnsi="Times New Roman" w:cs="Times New Roman"/>
            <w:sz w:val="24"/>
            <w:szCs w:val="24"/>
            <w:lang w:val="en-US"/>
          </w:rPr>
          <w:t xml:space="preserve"> and Clara Daoud for help entering corpus-level data; Sara Pisani for organizing communication with corpus curators; Brian </w:t>
        </w:r>
        <w:proofErr w:type="spellStart"/>
        <w:r w:rsidRPr="00397C34">
          <w:rPr>
            <w:rFonts w:ascii="Times New Roman" w:hAnsi="Times New Roman" w:cs="Times New Roman"/>
            <w:sz w:val="24"/>
            <w:szCs w:val="24"/>
            <w:lang w:val="en-US"/>
          </w:rPr>
          <w:t>MacWhinney</w:t>
        </w:r>
        <w:proofErr w:type="spellEnd"/>
        <w:r w:rsidRPr="00397C34">
          <w:rPr>
            <w:rFonts w:ascii="Times New Roman" w:hAnsi="Times New Roman" w:cs="Times New Roman"/>
            <w:sz w:val="24"/>
            <w:szCs w:val="24"/>
            <w:lang w:val="en-US"/>
          </w:rPr>
          <w:t xml:space="preserve"> for support and encouragement when retrieving information from corpus curators. We particularly want to thank the literally hundreds of researchers who contributed data to CHILDES, without which this project would be unthinkable; and the 103 curators who replied to our request.</w:t>
        </w:r>
      </w:ins>
    </w:p>
    <w:p w:rsidR="00397C34" w:rsidRPr="00397C34" w:rsidRDefault="00397C34" w:rsidP="00397C34">
      <w:pPr>
        <w:spacing w:line="480" w:lineRule="auto"/>
        <w:rPr>
          <w:ins w:id="61" w:author="Microsoft Office User" w:date="2025-03-12T12:55:00Z"/>
          <w:rFonts w:ascii="Times New Roman" w:hAnsi="Times New Roman" w:cs="Times New Roman"/>
          <w:sz w:val="24"/>
          <w:szCs w:val="24"/>
          <w:lang w:val="en-US"/>
          <w:rPrChange w:id="62" w:author="Microsoft Office User" w:date="2025-03-12T12:56:00Z">
            <w:rPr>
              <w:ins w:id="63" w:author="Microsoft Office User" w:date="2025-03-12T12:55:00Z"/>
              <w:rFonts w:ascii="Times New Roman" w:eastAsia="Times New Roman" w:hAnsi="Times New Roman" w:cs="Times New Roman"/>
              <w:b/>
              <w:sz w:val="24"/>
              <w:szCs w:val="24"/>
            </w:rPr>
          </w:rPrChange>
        </w:rPr>
        <w:pPrChange w:id="64" w:author="Microsoft Office User" w:date="2025-03-12T12:56:00Z">
          <w:pPr>
            <w:pStyle w:val="Heading1"/>
            <w:shd w:val="clear" w:color="auto" w:fill="auto"/>
            <w:spacing w:before="0" w:after="0"/>
            <w:ind w:firstLine="0"/>
            <w:jc w:val="center"/>
          </w:pPr>
        </w:pPrChange>
      </w:pPr>
      <w:ins w:id="65" w:author="Microsoft Office User" w:date="2025-03-12T12:56:00Z">
        <w:r w:rsidRPr="00397C34">
          <w:rPr>
            <w:rFonts w:ascii="Times New Roman" w:hAnsi="Times New Roman" w:cs="Times New Roman"/>
            <w:sz w:val="24"/>
            <w:szCs w:val="24"/>
            <w:lang w:val="en-US"/>
            <w:rPrChange w:id="66" w:author="Microsoft Office User" w:date="2025-03-12T12:56:00Z">
              <w:rPr>
                <w:lang w:val="en-US"/>
              </w:rPr>
            </w:rPrChange>
          </w:rPr>
          <w:t xml:space="preserve">AC acknowledges financial and institutional support from </w:t>
        </w:r>
        <w:proofErr w:type="spellStart"/>
        <w:r w:rsidRPr="00397C34">
          <w:rPr>
            <w:rFonts w:ascii="Times New Roman" w:hAnsi="Times New Roman" w:cs="Times New Roman"/>
            <w:sz w:val="24"/>
            <w:szCs w:val="24"/>
            <w:lang w:val="en-US"/>
            <w:rPrChange w:id="67" w:author="Microsoft Office User" w:date="2025-03-12T12:56:00Z">
              <w:rPr>
                <w:lang w:val="en-US"/>
              </w:rPr>
            </w:rPrChange>
          </w:rPr>
          <w:t>Agence</w:t>
        </w:r>
        <w:proofErr w:type="spellEnd"/>
        <w:r w:rsidRPr="00397C34">
          <w:rPr>
            <w:rFonts w:ascii="Times New Roman" w:hAnsi="Times New Roman" w:cs="Times New Roman"/>
            <w:sz w:val="24"/>
            <w:szCs w:val="24"/>
            <w:lang w:val="en-US"/>
            <w:rPrChange w:id="68"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69" w:author="Microsoft Office User" w:date="2025-03-12T12:56:00Z">
              <w:rPr>
                <w:lang w:val="en-US"/>
              </w:rPr>
            </w:rPrChange>
          </w:rPr>
          <w:t>Nationale</w:t>
        </w:r>
        <w:proofErr w:type="spellEnd"/>
        <w:r w:rsidRPr="00397C34">
          <w:rPr>
            <w:rFonts w:ascii="Times New Roman" w:hAnsi="Times New Roman" w:cs="Times New Roman"/>
            <w:sz w:val="24"/>
            <w:szCs w:val="24"/>
            <w:lang w:val="en-US"/>
            <w:rPrChange w:id="70" w:author="Microsoft Office User" w:date="2025-03-12T12:56:00Z">
              <w:rPr>
                <w:lang w:val="en-US"/>
              </w:rPr>
            </w:rPrChange>
          </w:rPr>
          <w:t xml:space="preserve"> de la Recherche (ANR-16-DATA-0004 ACLEW, ANR-17-EURE-0017, ANR-14-CE30-0003 </w:t>
        </w:r>
        <w:proofErr w:type="spellStart"/>
        <w:r w:rsidRPr="00397C34">
          <w:rPr>
            <w:rFonts w:ascii="Times New Roman" w:hAnsi="Times New Roman" w:cs="Times New Roman"/>
            <w:sz w:val="24"/>
            <w:szCs w:val="24"/>
            <w:lang w:val="en-US"/>
            <w:rPrChange w:id="71" w:author="Microsoft Office User" w:date="2025-03-12T12:56:00Z">
              <w:rPr>
                <w:lang w:val="en-US"/>
              </w:rPr>
            </w:rPrChange>
          </w:rPr>
          <w:t>MechELex</w:t>
        </w:r>
        <w:proofErr w:type="spellEnd"/>
        <w:r w:rsidRPr="00397C34">
          <w:rPr>
            <w:rFonts w:ascii="Times New Roman" w:hAnsi="Times New Roman" w:cs="Times New Roman"/>
            <w:sz w:val="24"/>
            <w:szCs w:val="24"/>
            <w:lang w:val="en-US"/>
            <w:rPrChange w:id="72" w:author="Microsoft Office User" w:date="2025-03-12T12:56:00Z">
              <w:rPr>
                <w:lang w:val="en-US"/>
              </w:rPr>
            </w:rPrChange>
          </w:rPr>
          <w:t xml:space="preserve">); the J. S. McDonnell Foundation Understanding Human Cognition Scholar Award; and the European Research Council (ERC) under the European Union’s Horizon 2020 research and innovation </w:t>
        </w:r>
        <w:proofErr w:type="spellStart"/>
        <w:r w:rsidRPr="00397C34">
          <w:rPr>
            <w:rFonts w:ascii="Times New Roman" w:hAnsi="Times New Roman" w:cs="Times New Roman"/>
            <w:sz w:val="24"/>
            <w:szCs w:val="24"/>
            <w:lang w:val="en-US"/>
            <w:rPrChange w:id="73" w:author="Microsoft Office User" w:date="2025-03-12T12:56:00Z">
              <w:rPr>
                <w:lang w:val="en-US"/>
              </w:rPr>
            </w:rPrChange>
          </w:rPr>
          <w:t>programme</w:t>
        </w:r>
        <w:proofErr w:type="spellEnd"/>
        <w:r w:rsidRPr="00397C34">
          <w:rPr>
            <w:rFonts w:ascii="Times New Roman" w:hAnsi="Times New Roman" w:cs="Times New Roman"/>
            <w:sz w:val="24"/>
            <w:szCs w:val="24"/>
            <w:lang w:val="en-US"/>
            <w:rPrChange w:id="74"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75" w:author="Microsoft Office User" w:date="2025-03-12T12:56:00Z">
              <w:rPr>
                <w:lang w:val="en-US"/>
              </w:rPr>
            </w:rPrChange>
          </w:rPr>
          <w:t>ExELang</w:t>
        </w:r>
        <w:proofErr w:type="spellEnd"/>
        <w:r w:rsidRPr="00397C34">
          <w:rPr>
            <w:rFonts w:ascii="Times New Roman" w:hAnsi="Times New Roman" w:cs="Times New Roman"/>
            <w:sz w:val="24"/>
            <w:szCs w:val="24"/>
            <w:lang w:val="en-US"/>
            <w:rPrChange w:id="76" w:author="Microsoft Office User" w:date="2025-03-12T12:56:00Z">
              <w:rPr>
                <w:lang w:val="en-US"/>
              </w:rPr>
            </w:rPrChange>
          </w:rPr>
          <w:t xml:space="preserve">, Grant agreement No. 101001095). GL acknowledges financial support from </w:t>
        </w:r>
        <w:proofErr w:type="spellStart"/>
        <w:r w:rsidRPr="00397C34">
          <w:rPr>
            <w:rFonts w:ascii="Times New Roman" w:hAnsi="Times New Roman" w:cs="Times New Roman"/>
            <w:sz w:val="24"/>
            <w:szCs w:val="24"/>
            <w:lang w:val="en-US"/>
            <w:rPrChange w:id="77" w:author="Microsoft Office User" w:date="2025-03-12T12:56:00Z">
              <w:rPr>
                <w:lang w:val="en-US"/>
              </w:rPr>
            </w:rPrChange>
          </w:rPr>
          <w:t>Fondation</w:t>
        </w:r>
        <w:proofErr w:type="spellEnd"/>
        <w:r w:rsidRPr="00397C34">
          <w:rPr>
            <w:rFonts w:ascii="Times New Roman" w:hAnsi="Times New Roman" w:cs="Times New Roman"/>
            <w:sz w:val="24"/>
            <w:szCs w:val="24"/>
            <w:lang w:val="en-US"/>
            <w:rPrChange w:id="78" w:author="Microsoft Office User" w:date="2025-03-12T12:56:00Z">
              <w:rPr>
                <w:lang w:val="en-US"/>
              </w:rPr>
            </w:rPrChange>
          </w:rPr>
          <w:t xml:space="preserve"> </w:t>
        </w:r>
        <w:proofErr w:type="spellStart"/>
        <w:r w:rsidRPr="00397C34">
          <w:rPr>
            <w:rFonts w:ascii="Times New Roman" w:hAnsi="Times New Roman" w:cs="Times New Roman"/>
            <w:sz w:val="24"/>
            <w:szCs w:val="24"/>
            <w:lang w:val="en-US"/>
            <w:rPrChange w:id="79" w:author="Microsoft Office User" w:date="2025-03-12T12:56:00Z">
              <w:rPr>
                <w:lang w:val="en-US"/>
              </w:rPr>
            </w:rPrChange>
          </w:rPr>
          <w:t>Fyssen</w:t>
        </w:r>
        <w:proofErr w:type="spellEnd"/>
        <w:r w:rsidRPr="00397C34">
          <w:rPr>
            <w:rFonts w:ascii="Times New Roman" w:hAnsi="Times New Roman" w:cs="Times New Roman"/>
            <w:sz w:val="24"/>
            <w:szCs w:val="24"/>
            <w:lang w:val="en-US"/>
            <w:rPrChange w:id="80" w:author="Microsoft Office User" w:date="2025-03-12T12:56:00Z">
              <w:rPr>
                <w:lang w:val="en-US"/>
              </w:rPr>
            </w:rPrChange>
          </w:rPr>
          <w:t>.</w:t>
        </w:r>
      </w:ins>
    </w:p>
    <w:p w:rsidR="00397C34" w:rsidRDefault="00397C34">
      <w:pPr>
        <w:spacing w:line="479" w:lineRule="auto"/>
        <w:ind w:firstLine="720"/>
        <w:rPr>
          <w:rFonts w:ascii="Times New Roman" w:eastAsia="Times New Roman" w:hAnsi="Times New Roman" w:cs="Times New Roman"/>
          <w:sz w:val="24"/>
          <w:szCs w:val="24"/>
          <w:highlight w:val="white"/>
        </w:rPr>
      </w:pP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81" w:name="_i3tale6p3vp2" w:colFirst="0" w:colLast="0"/>
      <w:bookmarkEnd w:id="81"/>
      <w:r>
        <w:br w:type="page"/>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82" w:name="_nfscftp939mt" w:colFirst="0" w:colLast="0"/>
      <w:bookmarkEnd w:id="82"/>
      <w:r>
        <w:rPr>
          <w:rFonts w:ascii="Times New Roman" w:eastAsia="Times New Roman" w:hAnsi="Times New Roman" w:cs="Times New Roman"/>
          <w:b/>
          <w:sz w:val="24"/>
          <w:szCs w:val="24"/>
          <w:highlight w:val="white"/>
        </w:rPr>
        <w:lastRenderedPageBreak/>
        <w:t>References</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Anderson, J. R., &amp; Schooler, L. J. (1991). Reflections of the environment in memory.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Psychological Science, 2</w:t>
      </w:r>
      <w:r>
        <w:rPr>
          <w:rFonts w:ascii="Times New Roman" w:eastAsia="Times New Roman" w:hAnsi="Times New Roman" w:cs="Times New Roman"/>
          <w:sz w:val="24"/>
          <w:szCs w:val="24"/>
          <w:highlight w:val="white"/>
        </w:rPr>
        <w:t>(6), 396-408. https://doi.org/10.1111/j.1467-9280.1991.tb00174.x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 xml:space="preserve">-Bravo, 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Garcia, R., </w:t>
      </w:r>
      <w:proofErr w:type="spellStart"/>
      <w:r>
        <w:rPr>
          <w:rFonts w:ascii="Times New Roman" w:eastAsia="Times New Roman" w:hAnsi="Times New Roman" w:cs="Times New Roman"/>
          <w:sz w:val="24"/>
          <w:szCs w:val="24"/>
          <w:highlight w:val="white"/>
        </w:rPr>
        <w:t>Kotera</w:t>
      </w:r>
      <w:proofErr w:type="spellEnd"/>
      <w:r>
        <w:rPr>
          <w:rFonts w:ascii="Times New Roman" w:eastAsia="Times New Roman" w:hAnsi="Times New Roman" w:cs="Times New Roman"/>
          <w:sz w:val="24"/>
          <w:szCs w:val="24"/>
          <w:highlight w:val="white"/>
        </w:rPr>
        <w:t xml:space="preserve">, H., Nicolas, R. K., </w:t>
      </w:r>
      <w:proofErr w:type="spellStart"/>
      <w:r>
        <w:rPr>
          <w:rFonts w:ascii="Times New Roman" w:eastAsia="Times New Roman" w:hAnsi="Times New Roman" w:cs="Times New Roman"/>
          <w:sz w:val="24"/>
          <w:szCs w:val="24"/>
          <w:highlight w:val="white"/>
        </w:rPr>
        <w:t>Laranjo</w:t>
      </w:r>
      <w:proofErr w:type="spellEnd"/>
      <w:r>
        <w:rPr>
          <w:rFonts w:ascii="Times New Roman" w:eastAsia="Times New Roman" w:hAnsi="Times New Roman" w:cs="Times New Roman"/>
          <w:sz w:val="24"/>
          <w:szCs w:val="24"/>
          <w:highlight w:val="white"/>
        </w:rPr>
        <w:t xml:space="preserve">, R., ... &amp; </w:t>
      </w:r>
      <w:proofErr w:type="spellStart"/>
      <w:r>
        <w:rPr>
          <w:rFonts w:ascii="Times New Roman" w:eastAsia="Times New Roman" w:hAnsi="Times New Roman" w:cs="Times New Roman"/>
          <w:sz w:val="24"/>
          <w:szCs w:val="24"/>
          <w:highlight w:val="white"/>
        </w:rPr>
        <w:t>Woon</w:t>
      </w:r>
      <w:proofErr w:type="spellEnd"/>
      <w:r>
        <w:rPr>
          <w:rFonts w:ascii="Times New Roman" w:eastAsia="Times New Roman" w:hAnsi="Times New Roman" w:cs="Times New Roman"/>
          <w:sz w:val="24"/>
          <w:szCs w:val="24"/>
          <w:highlight w:val="white"/>
        </w:rPr>
        <w:t xml:space="preserve">, 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 (2024). Towards Diversifying Early Language Development Research: The First Truly Global International Summer/Winter School on Language Acquisition (/L+/) 2021. </w:t>
      </w:r>
      <w:r>
        <w:rPr>
          <w:rFonts w:ascii="Times New Roman" w:eastAsia="Times New Roman" w:hAnsi="Times New Roman" w:cs="Times New Roman"/>
          <w:i/>
          <w:sz w:val="24"/>
          <w:szCs w:val="24"/>
          <w:highlight w:val="white"/>
        </w:rPr>
        <w:t>Journal of Cognition and Development, 25</w:t>
      </w:r>
      <w:r>
        <w:rPr>
          <w:rFonts w:ascii="Times New Roman" w:eastAsia="Times New Roman" w:hAnsi="Times New Roman" w:cs="Times New Roman"/>
          <w:sz w:val="24"/>
          <w:szCs w:val="24"/>
          <w:highlight w:val="white"/>
        </w:rPr>
        <w:t xml:space="preserve">(2), 242-260. </w:t>
      </w:r>
      <w:hyperlink r:id="rId17">
        <w:r>
          <w:rPr>
            <w:rFonts w:ascii="Times New Roman" w:eastAsia="Times New Roman" w:hAnsi="Times New Roman" w:cs="Times New Roman"/>
            <w:sz w:val="24"/>
            <w:szCs w:val="24"/>
            <w:highlight w:val="white"/>
          </w:rPr>
          <w:t>https://doi.org/10.1080/15248372.2023.2231083</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Babineau</w:t>
      </w:r>
      <w:proofErr w:type="spellEnd"/>
      <w:r>
        <w:rPr>
          <w:rFonts w:ascii="Times New Roman" w:eastAsia="Times New Roman" w:hAnsi="Times New Roman" w:cs="Times New Roman"/>
          <w:sz w:val="24"/>
          <w:szCs w:val="24"/>
          <w:highlight w:val="white"/>
        </w:rPr>
        <w:t xml:space="preserve">, M., Havron, N., </w:t>
      </w:r>
      <w:proofErr w:type="spellStart"/>
      <w:r>
        <w:rPr>
          <w:rFonts w:ascii="Times New Roman" w:eastAsia="Times New Roman" w:hAnsi="Times New Roman" w:cs="Times New Roman"/>
          <w:sz w:val="24"/>
          <w:szCs w:val="24"/>
          <w:highlight w:val="white"/>
        </w:rPr>
        <w:t>Dautriche</w:t>
      </w:r>
      <w:proofErr w:type="spellEnd"/>
      <w:r>
        <w:rPr>
          <w:rFonts w:ascii="Times New Roman" w:eastAsia="Times New Roman" w:hAnsi="Times New Roman" w:cs="Times New Roman"/>
          <w:sz w:val="24"/>
          <w:szCs w:val="24"/>
          <w:highlight w:val="white"/>
        </w:rPr>
        <w:t xml:space="preserve">, I., de Carvalho, A., &amp; Christophe, A. (2023). Learning to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predict and predicting to learn: Before and beyond the syntactic bootstrapper. </w:t>
      </w:r>
      <w:r>
        <w:rPr>
          <w:rFonts w:ascii="Times New Roman" w:eastAsia="Times New Roman" w:hAnsi="Times New Roman" w:cs="Times New Roman"/>
          <w:i/>
          <w:sz w:val="24"/>
          <w:szCs w:val="24"/>
          <w:highlight w:val="white"/>
        </w:rPr>
        <w:t>Language Acquisition, 30</w:t>
      </w:r>
      <w:r>
        <w:rPr>
          <w:rFonts w:ascii="Times New Roman" w:eastAsia="Times New Roman" w:hAnsi="Times New Roman" w:cs="Times New Roman"/>
          <w:sz w:val="24"/>
          <w:szCs w:val="24"/>
          <w:highlight w:val="white"/>
        </w:rPr>
        <w:t xml:space="preserve">(3-4), 337-360. </w:t>
      </w:r>
      <w:hyperlink r:id="rId18">
        <w:r>
          <w:rPr>
            <w:rFonts w:ascii="Times New Roman" w:eastAsia="Times New Roman" w:hAnsi="Times New Roman" w:cs="Times New Roman"/>
            <w:sz w:val="24"/>
            <w:szCs w:val="24"/>
            <w:highlight w:val="white"/>
          </w:rPr>
          <w:t>https://doi.org/10.1080/10489223.2022.2078211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Bartsch, K., &amp; Wellman, H. M. (1995). </w:t>
      </w:r>
      <w:r>
        <w:rPr>
          <w:rFonts w:ascii="Times New Roman" w:eastAsia="Times New Roman" w:hAnsi="Times New Roman" w:cs="Times New Roman"/>
          <w:i/>
          <w:sz w:val="24"/>
          <w:szCs w:val="24"/>
          <w:highlight w:val="white"/>
        </w:rPr>
        <w:t>Children talk about the mind.</w:t>
      </w:r>
      <w:r>
        <w:rPr>
          <w:rFonts w:ascii="Times New Roman" w:eastAsia="Times New Roman" w:hAnsi="Times New Roman" w:cs="Times New Roman"/>
          <w:sz w:val="24"/>
          <w:szCs w:val="24"/>
          <w:highlight w:val="white"/>
        </w:rPr>
        <w:t xml:space="preserve"> New York, NY: Oxford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University Press. https://doi.org/10.1093/oso/9780195080056.001.0001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w:t>
      </w:r>
      <w:proofErr w:type="spellStart"/>
      <w:r>
        <w:rPr>
          <w:rFonts w:ascii="Times New Roman" w:eastAsia="Times New Roman" w:hAnsi="Times New Roman" w:cs="Times New Roman"/>
          <w:sz w:val="24"/>
          <w:szCs w:val="24"/>
          <w:highlight w:val="white"/>
        </w:rPr>
        <w:t>Soderstrom</w:t>
      </w:r>
      <w:proofErr w:type="spellEnd"/>
      <w:r>
        <w:rPr>
          <w:rFonts w:ascii="Times New Roman" w:eastAsia="Times New Roman" w:hAnsi="Times New Roman" w:cs="Times New Roman"/>
          <w:sz w:val="24"/>
          <w:szCs w:val="24"/>
          <w:highlight w:val="white"/>
        </w:rPr>
        <w:t xml:space="preserve">, M., Schwarz, I.-C., Rowland, C. F., Ramirez-Esparza, N., Hamrick,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 R., et al. (2023). Everyday language input and production in 1,001 children from six continents. </w:t>
      </w:r>
      <w:r>
        <w:rPr>
          <w:rFonts w:ascii="Times New Roman" w:eastAsia="Times New Roman" w:hAnsi="Times New Roman" w:cs="Times New Roman"/>
          <w:i/>
          <w:sz w:val="24"/>
          <w:szCs w:val="24"/>
          <w:highlight w:val="white"/>
        </w:rPr>
        <w:t>Proceedings of the National Academy of Sciences, 120</w:t>
      </w:r>
      <w:r>
        <w:rPr>
          <w:rFonts w:ascii="Times New Roman" w:eastAsia="Times New Roman" w:hAnsi="Times New Roman" w:cs="Times New Roman"/>
          <w:sz w:val="24"/>
          <w:szCs w:val="24"/>
          <w:highlight w:val="white"/>
        </w:rPr>
        <w:t>(52), e2300671120.</w:t>
      </w:r>
      <w:hyperlink r:id="rId19">
        <w:r>
          <w:rPr>
            <w:rFonts w:ascii="Times New Roman" w:eastAsia="Times New Roman" w:hAnsi="Times New Roman" w:cs="Times New Roman"/>
            <w:color w:val="1155CC"/>
            <w:sz w:val="24"/>
            <w:szCs w:val="24"/>
            <w:highlight w:val="white"/>
            <w:u w:val="single"/>
          </w:rPr>
          <w:t>https://doi.org/10.1073/pnas.2300671120</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Bianchi, S. M., &amp; </w:t>
      </w:r>
      <w:proofErr w:type="spellStart"/>
      <w:r>
        <w:rPr>
          <w:rFonts w:ascii="Times New Roman" w:eastAsia="Times New Roman" w:hAnsi="Times New Roman" w:cs="Times New Roman"/>
          <w:sz w:val="24"/>
          <w:szCs w:val="24"/>
          <w:highlight w:val="white"/>
        </w:rPr>
        <w:t>Milkie</w:t>
      </w:r>
      <w:proofErr w:type="spellEnd"/>
      <w:r>
        <w:rPr>
          <w:rFonts w:ascii="Times New Roman" w:eastAsia="Times New Roman" w:hAnsi="Times New Roman" w:cs="Times New Roman"/>
          <w:sz w:val="24"/>
          <w:szCs w:val="24"/>
          <w:highlight w:val="white"/>
        </w:rPr>
        <w:t xml:space="preserve">, M. A. (2010). Work and family research in the first decade of the 21st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century.</w:t>
      </w:r>
      <w:r>
        <w:rPr>
          <w:rFonts w:ascii="Times New Roman" w:eastAsia="Times New Roman" w:hAnsi="Times New Roman" w:cs="Times New Roman"/>
          <w:i/>
          <w:sz w:val="24"/>
          <w:szCs w:val="24"/>
          <w:highlight w:val="white"/>
        </w:rPr>
        <w:t xml:space="preserve"> Journal of Marriage and Family, 72</w:t>
      </w:r>
      <w:r>
        <w:rPr>
          <w:rFonts w:ascii="Times New Roman" w:eastAsia="Times New Roman" w:hAnsi="Times New Roman" w:cs="Times New Roman"/>
          <w:sz w:val="24"/>
          <w:szCs w:val="24"/>
          <w:highlight w:val="white"/>
        </w:rPr>
        <w:t xml:space="preserve">(3), 705-725. </w:t>
      </w:r>
      <w:hyperlink r:id="rId20">
        <w:r>
          <w:rPr>
            <w:rFonts w:ascii="Times New Roman" w:eastAsia="Times New Roman" w:hAnsi="Times New Roman" w:cs="Times New Roman"/>
            <w:color w:val="1155CC"/>
            <w:sz w:val="24"/>
            <w:szCs w:val="24"/>
            <w:highlight w:val="white"/>
            <w:u w:val="single"/>
          </w:rPr>
          <w:t>https://doi.org/10.1111/j.1741-3737.2010.00726.x</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Blake, J. (1981). Family size and the quality of children. </w:t>
      </w:r>
      <w:r>
        <w:rPr>
          <w:rFonts w:ascii="Times New Roman" w:eastAsia="Times New Roman" w:hAnsi="Times New Roman" w:cs="Times New Roman"/>
          <w:i/>
          <w:sz w:val="24"/>
          <w:szCs w:val="24"/>
          <w:highlight w:val="white"/>
        </w:rPr>
        <w:t>Demography, 18</w:t>
      </w:r>
      <w:r>
        <w:rPr>
          <w:rFonts w:ascii="Times New Roman" w:eastAsia="Times New Roman" w:hAnsi="Times New Roman" w:cs="Times New Roman"/>
          <w:sz w:val="24"/>
          <w:szCs w:val="24"/>
          <w:highlight w:val="white"/>
        </w:rPr>
        <w:t>(4), 421-442.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https://doi.org/10.2307/2060941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Blasi, D. E., Henrich, J., Adamou, E., Kemmerer, D., &amp; Majid, A. (2022). Over-reliance 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English hinders cognitive science. </w:t>
      </w:r>
      <w:r>
        <w:rPr>
          <w:rFonts w:ascii="Times New Roman" w:eastAsia="Times New Roman" w:hAnsi="Times New Roman" w:cs="Times New Roman"/>
          <w:i/>
          <w:sz w:val="24"/>
          <w:szCs w:val="24"/>
          <w:highlight w:val="white"/>
        </w:rPr>
        <w:t>Trends in Cognitive Sciences, 26</w:t>
      </w:r>
      <w:r>
        <w:rPr>
          <w:rFonts w:ascii="Times New Roman" w:eastAsia="Times New Roman" w:hAnsi="Times New Roman" w:cs="Times New Roman"/>
          <w:sz w:val="24"/>
          <w:szCs w:val="24"/>
          <w:highlight w:val="white"/>
        </w:rPr>
        <w:t>(12), 1153-1170.</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https://doi.org/10.1016/j.tics.2022.09.015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Bornstein, M. H., Jager, J., &amp;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(2013). Sampling in developmental science: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Situations, shortcomings, solutions, and standards. </w:t>
      </w:r>
      <w:r>
        <w:rPr>
          <w:rFonts w:ascii="Times New Roman" w:eastAsia="Times New Roman" w:hAnsi="Times New Roman" w:cs="Times New Roman"/>
          <w:i/>
          <w:sz w:val="24"/>
          <w:szCs w:val="24"/>
          <w:highlight w:val="white"/>
        </w:rPr>
        <w:t>Developmental Review, 33</w:t>
      </w:r>
      <w:r>
        <w:rPr>
          <w:rFonts w:ascii="Times New Roman" w:eastAsia="Times New Roman" w:hAnsi="Times New Roman" w:cs="Times New Roman"/>
          <w:sz w:val="24"/>
          <w:szCs w:val="24"/>
          <w:highlight w:val="white"/>
        </w:rPr>
        <w:t>(4), 357-370. https://doi.org/10.1016/j.dr.2013.08.003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Bornstein, M. H.,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&amp; </w:t>
      </w:r>
      <w:proofErr w:type="spellStart"/>
      <w:r>
        <w:rPr>
          <w:rFonts w:ascii="Times New Roman" w:eastAsia="Times New Roman" w:hAnsi="Times New Roman" w:cs="Times New Roman"/>
          <w:sz w:val="24"/>
          <w:szCs w:val="24"/>
          <w:highlight w:val="white"/>
        </w:rPr>
        <w:t>Suwalsky</w:t>
      </w:r>
      <w:proofErr w:type="spellEnd"/>
      <w:r>
        <w:rPr>
          <w:rFonts w:ascii="Times New Roman" w:eastAsia="Times New Roman" w:hAnsi="Times New Roman" w:cs="Times New Roman"/>
          <w:sz w:val="24"/>
          <w:szCs w:val="24"/>
          <w:highlight w:val="white"/>
        </w:rPr>
        <w:t xml:space="preserve">, J. T. (2019). Mother-infant interactions with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firstborns and </w:t>
      </w:r>
      <w:proofErr w:type="spellStart"/>
      <w:r>
        <w:rPr>
          <w:rFonts w:ascii="Times New Roman" w:eastAsia="Times New Roman" w:hAnsi="Times New Roman" w:cs="Times New Roman"/>
          <w:sz w:val="24"/>
          <w:szCs w:val="24"/>
          <w:highlight w:val="white"/>
        </w:rPr>
        <w:t>secondborns</w:t>
      </w:r>
      <w:proofErr w:type="spellEnd"/>
      <w:r>
        <w:rPr>
          <w:rFonts w:ascii="Times New Roman" w:eastAsia="Times New Roman" w:hAnsi="Times New Roman" w:cs="Times New Roman"/>
          <w:sz w:val="24"/>
          <w:szCs w:val="24"/>
          <w:highlight w:val="white"/>
        </w:rPr>
        <w:t xml:space="preserve">: A within-family study of European Americans. Infant </w:t>
      </w:r>
      <w:r>
        <w:rPr>
          <w:rFonts w:ascii="Times New Roman" w:eastAsia="Times New Roman" w:hAnsi="Times New Roman" w:cs="Times New Roman"/>
          <w:i/>
          <w:sz w:val="24"/>
          <w:szCs w:val="24"/>
          <w:highlight w:val="white"/>
        </w:rPr>
        <w:t>Behavior and Development, 55</w:t>
      </w:r>
      <w:r>
        <w:rPr>
          <w:rFonts w:ascii="Times New Roman" w:eastAsia="Times New Roman" w:hAnsi="Times New Roman" w:cs="Times New Roman"/>
          <w:sz w:val="24"/>
          <w:szCs w:val="24"/>
          <w:highlight w:val="white"/>
        </w:rPr>
        <w:t>, 100-111. https://doi.org/10.1016/j.infbeh.2019.03.009</w:t>
      </w:r>
    </w:p>
    <w:p w:rsidR="00D87019" w:rsidRDefault="00161200" w:rsidP="00D87019">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Casillas, M., </w:t>
      </w:r>
      <w:proofErr w:type="spellStart"/>
      <w:r>
        <w:rPr>
          <w:rFonts w:ascii="Times New Roman" w:eastAsia="Times New Roman" w:hAnsi="Times New Roman" w:cs="Times New Roman"/>
          <w:sz w:val="24"/>
          <w:szCs w:val="24"/>
          <w:highlight w:val="white"/>
        </w:rPr>
        <w:t>Foushee</w:t>
      </w:r>
      <w:proofErr w:type="spellEnd"/>
      <w:r>
        <w:rPr>
          <w:rFonts w:ascii="Times New Roman" w:eastAsia="Times New Roman" w:hAnsi="Times New Roman" w:cs="Times New Roman"/>
          <w:sz w:val="24"/>
          <w:szCs w:val="24"/>
          <w:highlight w:val="white"/>
        </w:rPr>
        <w:t xml:space="preserve">, R., Méndez </w:t>
      </w:r>
      <w:proofErr w:type="spellStart"/>
      <w:r>
        <w:rPr>
          <w:rFonts w:ascii="Times New Roman" w:eastAsia="Times New Roman" w:hAnsi="Times New Roman" w:cs="Times New Roman"/>
          <w:sz w:val="24"/>
          <w:szCs w:val="24"/>
          <w:highlight w:val="white"/>
        </w:rPr>
        <w:t>Girón</w:t>
      </w:r>
      <w:proofErr w:type="spellEnd"/>
      <w:r>
        <w:rPr>
          <w:rFonts w:ascii="Times New Roman" w:eastAsia="Times New Roman" w:hAnsi="Times New Roman" w:cs="Times New Roman"/>
          <w:sz w:val="24"/>
          <w:szCs w:val="24"/>
          <w:highlight w:val="white"/>
        </w:rPr>
        <w:t xml:space="preserve">, J., </w:t>
      </w:r>
      <w:proofErr w:type="spellStart"/>
      <w:r>
        <w:rPr>
          <w:rFonts w:ascii="Times New Roman" w:eastAsia="Times New Roman" w:hAnsi="Times New Roman" w:cs="Times New Roman"/>
          <w:sz w:val="24"/>
          <w:szCs w:val="24"/>
          <w:highlight w:val="white"/>
        </w:rPr>
        <w:t>Polian</w:t>
      </w:r>
      <w:proofErr w:type="spellEnd"/>
      <w:r>
        <w:rPr>
          <w:rFonts w:ascii="Times New Roman" w:eastAsia="Times New Roman" w:hAnsi="Times New Roman" w:cs="Times New Roman"/>
          <w:sz w:val="24"/>
          <w:szCs w:val="24"/>
          <w:highlight w:val="white"/>
        </w:rPr>
        <w:t xml:space="preserve">, G., &amp; Brown, P. (2024). Little evidence for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noun bias in </w:t>
      </w:r>
      <w:proofErr w:type="spellStart"/>
      <w:r>
        <w:rPr>
          <w:rFonts w:ascii="Times New Roman" w:eastAsia="Times New Roman" w:hAnsi="Times New Roman" w:cs="Times New Roman"/>
          <w:sz w:val="24"/>
          <w:szCs w:val="24"/>
          <w:highlight w:val="white"/>
        </w:rPr>
        <w:t>Tseltal</w:t>
      </w:r>
      <w:proofErr w:type="spellEnd"/>
      <w:r>
        <w:rPr>
          <w:rFonts w:ascii="Times New Roman" w:eastAsia="Times New Roman" w:hAnsi="Times New Roman" w:cs="Times New Roman"/>
          <w:sz w:val="24"/>
          <w:szCs w:val="24"/>
          <w:highlight w:val="white"/>
        </w:rPr>
        <w:t xml:space="preserve"> spontaneous speech. </w:t>
      </w:r>
      <w:r>
        <w:rPr>
          <w:rFonts w:ascii="Times New Roman" w:eastAsia="Times New Roman" w:hAnsi="Times New Roman" w:cs="Times New Roman"/>
          <w:i/>
          <w:sz w:val="24"/>
          <w:szCs w:val="24"/>
          <w:highlight w:val="white"/>
        </w:rPr>
        <w:t>First Language, 44(</w:t>
      </w:r>
      <w:r>
        <w:rPr>
          <w:rFonts w:ascii="Times New Roman" w:eastAsia="Times New Roman" w:hAnsi="Times New Roman" w:cs="Times New Roman"/>
          <w:sz w:val="24"/>
          <w:szCs w:val="24"/>
          <w:highlight w:val="white"/>
        </w:rPr>
        <w:t>6) 600-628.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https://doi.org/10.1177/01427237231216571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Allen, J., &amp; Seidenberg, M. S. (1998). Learning to segment speech using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multiple cues: A connectionist model. Language and Cognitive Processes, 13(2-3), 221-268. https://doi.org/10.1080/016909698386528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Contreras </w:t>
      </w:r>
      <w:proofErr w:type="spellStart"/>
      <w:r>
        <w:rPr>
          <w:rFonts w:ascii="Times New Roman" w:eastAsia="Times New Roman" w:hAnsi="Times New Roman" w:cs="Times New Roman"/>
          <w:sz w:val="24"/>
          <w:szCs w:val="24"/>
          <w:highlight w:val="white"/>
        </w:rPr>
        <w:t>Kallens</w:t>
      </w:r>
      <w:proofErr w:type="spellEnd"/>
      <w:r>
        <w:rPr>
          <w:rFonts w:ascii="Times New Roman" w:eastAsia="Times New Roman" w:hAnsi="Times New Roman" w:cs="Times New Roman"/>
          <w:sz w:val="24"/>
          <w:szCs w:val="24"/>
          <w:highlight w:val="white"/>
        </w:rPr>
        <w:t xml:space="preserve">, P., &amp; </w:t>
      </w:r>
      <w:proofErr w:type="spellStart"/>
      <w:r>
        <w:rPr>
          <w:rFonts w:ascii="Times New Roman" w:eastAsia="Times New Roman" w:hAnsi="Times New Roman" w:cs="Times New Roman"/>
          <w:sz w:val="24"/>
          <w:szCs w:val="24"/>
          <w:highlight w:val="white"/>
        </w:rPr>
        <w:t>Trecca</w:t>
      </w:r>
      <w:proofErr w:type="spellEnd"/>
      <w:r>
        <w:rPr>
          <w:rFonts w:ascii="Times New Roman" w:eastAsia="Times New Roman" w:hAnsi="Times New Roman" w:cs="Times New Roman"/>
          <w:sz w:val="24"/>
          <w:szCs w:val="24"/>
          <w:highlight w:val="white"/>
        </w:rPr>
        <w:t xml:space="preserve">, F. (2022). Toward a comparative approach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language acquisition. </w:t>
      </w:r>
      <w:r>
        <w:rPr>
          <w:rFonts w:ascii="Times New Roman" w:eastAsia="Times New Roman" w:hAnsi="Times New Roman" w:cs="Times New Roman"/>
          <w:i/>
          <w:sz w:val="24"/>
          <w:szCs w:val="24"/>
          <w:highlight w:val="white"/>
        </w:rPr>
        <w:t>Current Directions in Psychological Science, 31</w:t>
      </w:r>
      <w:r>
        <w:rPr>
          <w:rFonts w:ascii="Times New Roman" w:eastAsia="Times New Roman" w:hAnsi="Times New Roman" w:cs="Times New Roman"/>
          <w:sz w:val="24"/>
          <w:szCs w:val="24"/>
          <w:highlight w:val="white"/>
        </w:rPr>
        <w:t>(2), 131-138.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https://doi.org/10.1177/09637214211049229</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(2023). A systematic review suggests marked differences in the prevalence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infant-directed vocalization across groups of populations. </w:t>
      </w:r>
      <w:r>
        <w:rPr>
          <w:rFonts w:ascii="Times New Roman" w:eastAsia="Times New Roman" w:hAnsi="Times New Roman" w:cs="Times New Roman"/>
          <w:i/>
          <w:sz w:val="24"/>
          <w:szCs w:val="24"/>
          <w:highlight w:val="white"/>
        </w:rPr>
        <w:t>Developmental Science, 26</w:t>
      </w:r>
      <w:r>
        <w:rPr>
          <w:rFonts w:ascii="Times New Roman" w:eastAsia="Times New Roman" w:hAnsi="Times New Roman" w:cs="Times New Roman"/>
          <w:sz w:val="24"/>
          <w:szCs w:val="24"/>
          <w:highlight w:val="white"/>
        </w:rPr>
        <w:t>(1), e13265. https://doi.org/10.1111/desc.13265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Cychosz</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Using big data from long-form recordings to study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 and optimize societal impact. In R. </w:t>
      </w:r>
      <w:proofErr w:type="spellStart"/>
      <w:r>
        <w:rPr>
          <w:rFonts w:ascii="Times New Roman" w:eastAsia="Times New Roman" w:hAnsi="Times New Roman" w:cs="Times New Roman"/>
          <w:sz w:val="24"/>
          <w:szCs w:val="24"/>
          <w:highlight w:val="white"/>
        </w:rPr>
        <w:t>Kail</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Advances in Child Development and Behavior </w:t>
      </w:r>
      <w:r>
        <w:rPr>
          <w:rFonts w:ascii="Times New Roman" w:eastAsia="Times New Roman" w:hAnsi="Times New Roman" w:cs="Times New Roman"/>
          <w:sz w:val="24"/>
          <w:szCs w:val="24"/>
          <w:highlight w:val="white"/>
        </w:rPr>
        <w:t>(Vol. 62, pp. 1-36). Academic Press. https://doi.org/10.1016/bs.acdb.2021.12.001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Dailey, S., &amp; </w:t>
      </w: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(2022). Language input to infants of different socioeconomic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statuses: A quantitative meta-analysis. </w:t>
      </w:r>
      <w:r>
        <w:rPr>
          <w:rFonts w:ascii="Times New Roman" w:eastAsia="Times New Roman" w:hAnsi="Times New Roman" w:cs="Times New Roman"/>
          <w:i/>
          <w:sz w:val="24"/>
          <w:szCs w:val="24"/>
          <w:highlight w:val="white"/>
        </w:rPr>
        <w:t>Developmental Science, 25</w:t>
      </w:r>
      <w:r>
        <w:rPr>
          <w:rFonts w:ascii="Times New Roman" w:eastAsia="Times New Roman" w:hAnsi="Times New Roman" w:cs="Times New Roman"/>
          <w:sz w:val="24"/>
          <w:szCs w:val="24"/>
          <w:highlight w:val="white"/>
        </w:rPr>
        <w:t>(3), e13192.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https://doi.org/10.1111/desc.13192</w:t>
      </w:r>
    </w:p>
    <w:p w:rsidR="00D87019"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 León, L. (1999). Verbs in Tzotzil (Mayan) early syntactic development. </w:t>
      </w:r>
      <w:r>
        <w:rPr>
          <w:rFonts w:ascii="Times New Roman" w:eastAsia="Times New Roman" w:hAnsi="Times New Roman" w:cs="Times New Roman"/>
          <w:i/>
          <w:sz w:val="24"/>
          <w:szCs w:val="24"/>
          <w:highlight w:val="white"/>
        </w:rPr>
        <w:t xml:space="preserve">International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Journal of Bilingualism, 3</w:t>
      </w:r>
      <w:r>
        <w:rPr>
          <w:rFonts w:ascii="Times New Roman" w:eastAsia="Times New Roman" w:hAnsi="Times New Roman" w:cs="Times New Roman"/>
          <w:sz w:val="24"/>
          <w:szCs w:val="24"/>
          <w:highlight w:val="white"/>
        </w:rPr>
        <w:t xml:space="preserve">(2-3), 219-239. </w:t>
      </w:r>
      <w:r w:rsidR="00D87019">
        <w:rPr>
          <w:rFonts w:ascii="Times New Roman" w:eastAsia="Times New Roman" w:hAnsi="Times New Roman" w:cs="Times New Roman"/>
          <w:sz w:val="24"/>
          <w:szCs w:val="24"/>
          <w:highlight w:val="white"/>
        </w:rPr>
        <w:t>h</w:t>
      </w:r>
      <w:r>
        <w:rPr>
          <w:rFonts w:ascii="Times New Roman" w:eastAsia="Times New Roman" w:hAnsi="Times New Roman" w:cs="Times New Roman"/>
          <w:sz w:val="24"/>
          <w:szCs w:val="24"/>
          <w:highlight w:val="white"/>
        </w:rPr>
        <w:t>ttps://doi.org/10.1177/13670069990030020601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Demuth, K. (2022). The acquisition of Sesotho. In D. I. </w:t>
      </w:r>
      <w:proofErr w:type="spellStart"/>
      <w:r>
        <w:rPr>
          <w:rFonts w:ascii="Times New Roman" w:eastAsia="Times New Roman" w:hAnsi="Times New Roman" w:cs="Times New Roman"/>
          <w:sz w:val="24"/>
          <w:szCs w:val="24"/>
          <w:highlight w:val="white"/>
        </w:rPr>
        <w:t>Slobin</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The crosslinguistic study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acquisition</w:t>
      </w:r>
      <w:r>
        <w:rPr>
          <w:rFonts w:ascii="Times New Roman" w:eastAsia="Times New Roman" w:hAnsi="Times New Roman" w:cs="Times New Roman"/>
          <w:sz w:val="24"/>
          <w:szCs w:val="24"/>
          <w:highlight w:val="white"/>
        </w:rPr>
        <w:t xml:space="preserve"> (pp. 557-638). Psychology Press. https://doi.org/10.4324/9781315808208-11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Draper, P., &amp; </w:t>
      </w:r>
      <w:proofErr w:type="spellStart"/>
      <w:r>
        <w:rPr>
          <w:rFonts w:ascii="Times New Roman" w:eastAsia="Times New Roman" w:hAnsi="Times New Roman" w:cs="Times New Roman"/>
          <w:sz w:val="24"/>
          <w:szCs w:val="24"/>
          <w:highlight w:val="white"/>
        </w:rPr>
        <w:t>Harpending</w:t>
      </w:r>
      <w:proofErr w:type="spellEnd"/>
      <w:r>
        <w:rPr>
          <w:rFonts w:ascii="Times New Roman" w:eastAsia="Times New Roman" w:hAnsi="Times New Roman" w:cs="Times New Roman"/>
          <w:sz w:val="24"/>
          <w:szCs w:val="24"/>
          <w:highlight w:val="white"/>
        </w:rPr>
        <w:t xml:space="preserve">, H. (2017). Parent investment and the child's environment. In J. B.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Lancaster, A. Rossi, &amp; J. Altmann (Eds.), </w:t>
      </w:r>
      <w:r>
        <w:rPr>
          <w:rFonts w:ascii="Times New Roman" w:eastAsia="Times New Roman" w:hAnsi="Times New Roman" w:cs="Times New Roman"/>
          <w:i/>
          <w:sz w:val="24"/>
          <w:szCs w:val="24"/>
          <w:highlight w:val="white"/>
        </w:rPr>
        <w:t>Parenting across the life span</w:t>
      </w:r>
      <w:r>
        <w:rPr>
          <w:rFonts w:ascii="Times New Roman" w:eastAsia="Times New Roman" w:hAnsi="Times New Roman" w:cs="Times New Roman"/>
          <w:sz w:val="24"/>
          <w:szCs w:val="24"/>
          <w:highlight w:val="white"/>
        </w:rPr>
        <w:t xml:space="preserve"> (pp. 207-236). Routledge. https://doi.org/10.4324/9781315126005-11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Duncan, T. S., &amp; Paradis, J. (2020). Home language environment and children's second language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acquisition: The special status of input from older siblings. </w:t>
      </w:r>
      <w:r>
        <w:rPr>
          <w:rFonts w:ascii="Times New Roman" w:eastAsia="Times New Roman" w:hAnsi="Times New Roman" w:cs="Times New Roman"/>
          <w:i/>
          <w:sz w:val="24"/>
          <w:szCs w:val="24"/>
          <w:highlight w:val="white"/>
        </w:rPr>
        <w:t>Journal of Child Language, 47</w:t>
      </w:r>
      <w:r>
        <w:rPr>
          <w:rFonts w:ascii="Times New Roman" w:eastAsia="Times New Roman" w:hAnsi="Times New Roman" w:cs="Times New Roman"/>
          <w:sz w:val="24"/>
          <w:szCs w:val="24"/>
          <w:highlight w:val="white"/>
        </w:rPr>
        <w:t>(5), 982-1005. https://doi.org/10.1017/S0305000919000977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Ensminger</w:t>
      </w:r>
      <w:proofErr w:type="spellEnd"/>
      <w:r>
        <w:rPr>
          <w:rFonts w:ascii="Times New Roman" w:eastAsia="Times New Roman" w:hAnsi="Times New Roman" w:cs="Times New Roman"/>
          <w:sz w:val="24"/>
          <w:szCs w:val="24"/>
          <w:highlight w:val="white"/>
        </w:rPr>
        <w:t xml:space="preserve">, M. E., &amp; Fothergill, K. E. (2014). A decade of measuring SES: What it tells us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to go from here. In M. H. Bornstein &amp; R. H. Bradley (Eds.), </w:t>
      </w:r>
      <w:r>
        <w:rPr>
          <w:rFonts w:ascii="Times New Roman" w:eastAsia="Times New Roman" w:hAnsi="Times New Roman" w:cs="Times New Roman"/>
          <w:i/>
          <w:sz w:val="24"/>
          <w:szCs w:val="24"/>
          <w:highlight w:val="white"/>
        </w:rPr>
        <w:t xml:space="preserve">Socioeconomic status, parenting, and child development </w:t>
      </w:r>
      <w:r>
        <w:rPr>
          <w:rFonts w:ascii="Times New Roman" w:eastAsia="Times New Roman" w:hAnsi="Times New Roman" w:cs="Times New Roman"/>
          <w:sz w:val="24"/>
          <w:szCs w:val="24"/>
          <w:highlight w:val="white"/>
        </w:rPr>
        <w:t>(pp. 13-27).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Garcia-Sierra, A., Rivera-</w:t>
      </w:r>
      <w:proofErr w:type="spellStart"/>
      <w:r>
        <w:rPr>
          <w:rFonts w:ascii="Times New Roman" w:eastAsia="Times New Roman" w:hAnsi="Times New Roman" w:cs="Times New Roman"/>
          <w:sz w:val="24"/>
          <w:szCs w:val="24"/>
          <w:highlight w:val="white"/>
        </w:rPr>
        <w:t>Gaxiola</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Percaccio</w:t>
      </w:r>
      <w:proofErr w:type="spellEnd"/>
      <w:r>
        <w:rPr>
          <w:rFonts w:ascii="Times New Roman" w:eastAsia="Times New Roman" w:hAnsi="Times New Roman" w:cs="Times New Roman"/>
          <w:sz w:val="24"/>
          <w:szCs w:val="24"/>
          <w:highlight w:val="white"/>
        </w:rPr>
        <w:t xml:space="preserve">, C. R., Conboy, B. T., Romo, H., Klarman, L.,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Kuhl, P. K. (2011). Bilingual language learning: An ERP study relating early brain responses to speech, language input, and later word production. </w:t>
      </w:r>
      <w:r>
        <w:rPr>
          <w:rFonts w:ascii="Times New Roman" w:eastAsia="Times New Roman" w:hAnsi="Times New Roman" w:cs="Times New Roman"/>
          <w:i/>
          <w:sz w:val="24"/>
          <w:szCs w:val="24"/>
          <w:highlight w:val="white"/>
        </w:rPr>
        <w:t>Journal of Phonetics, 39</w:t>
      </w:r>
      <w:r>
        <w:rPr>
          <w:rFonts w:ascii="Times New Roman" w:eastAsia="Times New Roman" w:hAnsi="Times New Roman" w:cs="Times New Roman"/>
          <w:sz w:val="24"/>
          <w:szCs w:val="24"/>
          <w:highlight w:val="white"/>
        </w:rPr>
        <w:t>(4), 546-557. https://doi.org/10.1016/j.wocn.2011.07.002</w:t>
      </w:r>
    </w:p>
    <w:p w:rsidR="00D87019" w:rsidRDefault="00161200">
      <w:pPr>
        <w:pBdr>
          <w:top w:val="nil"/>
          <w:left w:val="nil"/>
          <w:bottom w:val="nil"/>
          <w:right w:val="nil"/>
          <w:between w:val="nil"/>
        </w:pBd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S.,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xml:space="preserve">, J. (2018). Seeing beyond the margins: Challenges to informed </w:t>
      </w:r>
    </w:p>
    <w:p w:rsidR="00634943" w:rsidRDefault="00161200" w:rsidP="00D87019">
      <w:pPr>
        <w:pBdr>
          <w:top w:val="nil"/>
          <w:left w:val="nil"/>
          <w:bottom w:val="nil"/>
          <w:right w:val="nil"/>
          <w:between w:val="nil"/>
        </w:pBd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inclusion of vulnerable populations in research. </w:t>
      </w:r>
      <w:r>
        <w:rPr>
          <w:rFonts w:ascii="Times New Roman" w:eastAsia="Times New Roman" w:hAnsi="Times New Roman" w:cs="Times New Roman"/>
          <w:i/>
          <w:sz w:val="24"/>
          <w:szCs w:val="24"/>
          <w:highlight w:val="white"/>
        </w:rPr>
        <w:t>Journal of Law, Medicine &amp; Ethics, 46</w:t>
      </w:r>
      <w:r>
        <w:rPr>
          <w:rFonts w:ascii="Times New Roman" w:eastAsia="Times New Roman" w:hAnsi="Times New Roman" w:cs="Times New Roman"/>
          <w:sz w:val="24"/>
          <w:szCs w:val="24"/>
          <w:highlight w:val="white"/>
        </w:rPr>
        <w:t>(1), 30-43.</w:t>
      </w:r>
      <w:r w:rsidR="00D87019">
        <w:rPr>
          <w:rFonts w:ascii="Times New Roman" w:eastAsia="Times New Roman" w:hAnsi="Times New Roman" w:cs="Times New Roman"/>
          <w:sz w:val="24"/>
          <w:szCs w:val="24"/>
          <w:highlight w:val="white"/>
        </w:rPr>
        <w:t xml:space="preserve"> </w:t>
      </w:r>
      <w:hyperlink r:id="rId21">
        <w:r>
          <w:rPr>
            <w:rFonts w:ascii="Times New Roman" w:eastAsia="Times New Roman" w:hAnsi="Times New Roman" w:cs="Times New Roman"/>
            <w:sz w:val="24"/>
            <w:szCs w:val="24"/>
            <w:highlight w:val="white"/>
          </w:rPr>
          <w:t>https://doi.org/10.1177/1073110518766006</w:t>
        </w:r>
      </w:hyperlink>
    </w:p>
    <w:p w:rsidR="00D87019" w:rsidRDefault="00161200" w:rsidP="00D87019">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Ghai</w:t>
      </w:r>
      <w:proofErr w:type="spellEnd"/>
      <w:r>
        <w:rPr>
          <w:rFonts w:ascii="Times New Roman" w:eastAsia="Times New Roman" w:hAnsi="Times New Roman" w:cs="Times New Roman"/>
          <w:sz w:val="24"/>
          <w:szCs w:val="24"/>
          <w:highlight w:val="white"/>
        </w:rPr>
        <w:t>, S. (2021). It's time to reimagine sample diversity and retire the WEIRD dichotomy.</w:t>
      </w:r>
      <w:r>
        <w:rPr>
          <w:rFonts w:ascii="Times New Roman" w:eastAsia="Times New Roman" w:hAnsi="Times New Roman" w:cs="Times New Roman"/>
          <w:i/>
          <w:sz w:val="24"/>
          <w:szCs w:val="24"/>
          <w:highlight w:val="white"/>
        </w:rPr>
        <w:t xml:space="preserve">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Nature Human </w:t>
      </w:r>
      <w:proofErr w:type="spellStart"/>
      <w:r>
        <w:rPr>
          <w:rFonts w:ascii="Times New Roman" w:eastAsia="Times New Roman" w:hAnsi="Times New Roman" w:cs="Times New Roman"/>
          <w:i/>
          <w:sz w:val="24"/>
          <w:szCs w:val="24"/>
          <w:highlight w:val="white"/>
        </w:rPr>
        <w:t>Behaviour</w:t>
      </w:r>
      <w:proofErr w:type="spellEnd"/>
      <w:r>
        <w:rPr>
          <w:rFonts w:ascii="Times New Roman" w:eastAsia="Times New Roman" w:hAnsi="Times New Roman" w:cs="Times New Roman"/>
          <w:i/>
          <w:sz w:val="24"/>
          <w:szCs w:val="24"/>
          <w:highlight w:val="white"/>
        </w:rPr>
        <w:t>, 5</w:t>
      </w:r>
      <w:r>
        <w:rPr>
          <w:rFonts w:ascii="Times New Roman" w:eastAsia="Times New Roman" w:hAnsi="Times New Roman" w:cs="Times New Roman"/>
          <w:sz w:val="24"/>
          <w:szCs w:val="24"/>
          <w:highlight w:val="white"/>
        </w:rPr>
        <w:t>(8), 971-972. https://doi.org/10.1038/s41562-021-01175-9</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Gilmore, R. O., Adolph, K. E., &amp; </w:t>
      </w:r>
      <w:proofErr w:type="spellStart"/>
      <w:r>
        <w:rPr>
          <w:rFonts w:ascii="Times New Roman" w:eastAsia="Times New Roman" w:hAnsi="Times New Roman" w:cs="Times New Roman"/>
          <w:sz w:val="24"/>
          <w:szCs w:val="24"/>
          <w:highlight w:val="white"/>
        </w:rPr>
        <w:t>Millman</w:t>
      </w:r>
      <w:proofErr w:type="spellEnd"/>
      <w:r>
        <w:rPr>
          <w:rFonts w:ascii="Times New Roman" w:eastAsia="Times New Roman" w:hAnsi="Times New Roman" w:cs="Times New Roman"/>
          <w:sz w:val="24"/>
          <w:szCs w:val="24"/>
          <w:highlight w:val="white"/>
        </w:rPr>
        <w:t xml:space="preserve">, D. S. (2016, August). Curating identifiable data for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sharing: The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project. In 2016 New York Scientific Data Summit (NYSDS) (pp. 1-6). IEEE. https://doi.org/10.1109/NYSDS.2016.7747817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M., Hoff, E., Rowe, M. L.,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C. S., &amp; Hirsh-</w:t>
      </w:r>
      <w:proofErr w:type="spellStart"/>
      <w:r>
        <w:rPr>
          <w:rFonts w:ascii="Times New Roman" w:eastAsia="Times New Roman" w:hAnsi="Times New Roman" w:cs="Times New Roman"/>
          <w:sz w:val="24"/>
          <w:szCs w:val="24"/>
          <w:highlight w:val="white"/>
        </w:rPr>
        <w:t>Pasek</w:t>
      </w:r>
      <w:proofErr w:type="spellEnd"/>
      <w:r>
        <w:rPr>
          <w:rFonts w:ascii="Times New Roman" w:eastAsia="Times New Roman" w:hAnsi="Times New Roman" w:cs="Times New Roman"/>
          <w:sz w:val="24"/>
          <w:szCs w:val="24"/>
          <w:highlight w:val="white"/>
        </w:rPr>
        <w:t xml:space="preserve">, K. (2019).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matters: Denying the existence of the 30-million-word gap has serious consequences.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(3), 985-992. https://doi.org/10.1111/cdev.13128</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Grosjean, F. (2024). The statistics of bilingualism. In J. F. Kroll &amp; A. M. B. de Groot (Eds.), </w:t>
      </w:r>
      <w:r>
        <w:rPr>
          <w:rFonts w:ascii="Times New Roman" w:eastAsia="Times New Roman" w:hAnsi="Times New Roman" w:cs="Times New Roman"/>
          <w:i/>
          <w:sz w:val="24"/>
          <w:szCs w:val="24"/>
          <w:highlight w:val="white"/>
        </w:rPr>
        <w:t xml:space="preserve">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bilinguals and bilingualism</w:t>
      </w:r>
      <w:r>
        <w:rPr>
          <w:rFonts w:ascii="Times New Roman" w:eastAsia="Times New Roman" w:hAnsi="Times New Roman" w:cs="Times New Roman"/>
          <w:sz w:val="24"/>
          <w:szCs w:val="24"/>
          <w:highlight w:val="white"/>
        </w:rPr>
        <w:t xml:space="preserve"> (pp. 138-147). Cambridge University Press.</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https://doi.org/10.1017/9781009210409.010</w:t>
      </w:r>
    </w:p>
    <w:p w:rsidR="00634943" w:rsidRDefault="003017A8">
      <w:pPr>
        <w:spacing w:before="120" w:after="240" w:line="480" w:lineRule="auto"/>
        <w:rPr>
          <w:rFonts w:ascii="Times New Roman" w:eastAsia="Times New Roman" w:hAnsi="Times New Roman" w:cs="Times New Roman"/>
          <w:i/>
          <w:sz w:val="24"/>
          <w:szCs w:val="24"/>
          <w:highlight w:val="white"/>
        </w:rPr>
      </w:pPr>
      <w:ins w:id="83" w:author="Microsoft Office User" w:date="2025-03-12T12:42:00Z">
        <w:r>
          <w:rPr>
            <w:rFonts w:ascii="Times New Roman" w:eastAsia="Times New Roman" w:hAnsi="Times New Roman" w:cs="Times New Roman"/>
            <w:sz w:val="24"/>
            <w:szCs w:val="24"/>
            <w:highlight w:val="white"/>
          </w:rPr>
          <w:t xml:space="preserve"> </w:t>
        </w:r>
      </w:ins>
      <w:del w:id="84" w:author="Microsoft Office User" w:date="2025-03-12T12:41:00Z">
        <w:r w:rsidR="00161200" w:rsidDel="003017A8">
          <w:rPr>
            <w:rFonts w:ascii="Times New Roman" w:eastAsia="Times New Roman" w:hAnsi="Times New Roman" w:cs="Times New Roman"/>
            <w:sz w:val="24"/>
            <w:szCs w:val="24"/>
            <w:highlight w:val="white"/>
          </w:rPr>
          <w:delText xml:space="preserve"> </w:delText>
        </w:r>
      </w:del>
      <w:r w:rsidR="00161200">
        <w:rPr>
          <w:rFonts w:ascii="Times New Roman" w:eastAsia="Times New Roman" w:hAnsi="Times New Roman" w:cs="Times New Roman"/>
          <w:sz w:val="24"/>
          <w:szCs w:val="24"/>
          <w:highlight w:val="white"/>
        </w:rPr>
        <w:t xml:space="preserve">Hart, B., &amp; </w:t>
      </w:r>
      <w:proofErr w:type="spellStart"/>
      <w:r w:rsidR="00161200">
        <w:rPr>
          <w:rFonts w:ascii="Times New Roman" w:eastAsia="Times New Roman" w:hAnsi="Times New Roman" w:cs="Times New Roman"/>
          <w:sz w:val="24"/>
          <w:szCs w:val="24"/>
          <w:highlight w:val="white"/>
        </w:rPr>
        <w:t>Risley</w:t>
      </w:r>
      <w:proofErr w:type="spellEnd"/>
      <w:r w:rsidR="00161200">
        <w:rPr>
          <w:rFonts w:ascii="Times New Roman" w:eastAsia="Times New Roman" w:hAnsi="Times New Roman" w:cs="Times New Roman"/>
          <w:sz w:val="24"/>
          <w:szCs w:val="24"/>
          <w:highlight w:val="white"/>
        </w:rPr>
        <w:t xml:space="preserve">, T. R. (1995). </w:t>
      </w:r>
      <w:r w:rsidR="00161200">
        <w:rPr>
          <w:rFonts w:ascii="Times New Roman" w:eastAsia="Times New Roman" w:hAnsi="Times New Roman" w:cs="Times New Roman"/>
          <w:i/>
          <w:sz w:val="24"/>
          <w:szCs w:val="24"/>
          <w:highlight w:val="white"/>
        </w:rPr>
        <w:t xml:space="preserve">Meaningful differences in the everyday experience of young </w:t>
      </w:r>
    </w:p>
    <w:p w:rsidR="003017A8" w:rsidRDefault="00161200" w:rsidP="003017A8">
      <w:pPr>
        <w:spacing w:before="120" w:after="240" w:line="480" w:lineRule="auto"/>
        <w:rPr>
          <w:ins w:id="85" w:author="Microsoft Office User" w:date="2025-03-12T12:41: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American children</w:t>
      </w:r>
      <w:r>
        <w:rPr>
          <w:rFonts w:ascii="Times New Roman" w:eastAsia="Times New Roman" w:hAnsi="Times New Roman" w:cs="Times New Roman"/>
          <w:sz w:val="24"/>
          <w:szCs w:val="24"/>
          <w:highlight w:val="white"/>
        </w:rPr>
        <w:t>. Baltimore, MD: Paul H Brookes Publishing.</w:t>
      </w:r>
    </w:p>
    <w:p w:rsidR="003017A8" w:rsidDel="003017A8" w:rsidRDefault="003017A8" w:rsidP="003017A8">
      <w:pPr>
        <w:spacing w:before="120" w:after="240" w:line="480" w:lineRule="auto"/>
        <w:ind w:firstLine="720"/>
        <w:rPr>
          <w:del w:id="86" w:author="Microsoft Office User" w:date="2025-03-12T12:41:00Z"/>
          <w:moveTo w:id="87" w:author="Microsoft Office User" w:date="2025-03-12T12:40:00Z"/>
          <w:rFonts w:ascii="Times New Roman" w:eastAsia="Times New Roman" w:hAnsi="Times New Roman" w:cs="Times New Roman"/>
          <w:sz w:val="24"/>
          <w:szCs w:val="24"/>
          <w:highlight w:val="white"/>
        </w:rPr>
        <w:pPrChange w:id="88" w:author="Microsoft Office User" w:date="2025-03-12T12:41:00Z">
          <w:pPr>
            <w:spacing w:before="120" w:after="240" w:line="480" w:lineRule="auto"/>
          </w:pPr>
        </w:pPrChange>
      </w:pPr>
      <w:ins w:id="89" w:author="Microsoft Office User" w:date="2025-03-12T12:42:00Z">
        <w:r>
          <w:rPr>
            <w:rFonts w:ascii="Times New Roman" w:eastAsia="Times New Roman" w:hAnsi="Times New Roman" w:cs="Times New Roman"/>
            <w:sz w:val="24"/>
            <w:szCs w:val="24"/>
            <w:highlight w:val="white"/>
          </w:rPr>
          <w:t xml:space="preserve"> </w:t>
        </w:r>
      </w:ins>
      <w:ins w:id="90" w:author="Microsoft Office User" w:date="2025-03-12T12:40:00Z">
        <w:r>
          <w:rPr>
            <w:rFonts w:ascii="Times New Roman" w:eastAsia="Times New Roman" w:hAnsi="Times New Roman" w:cs="Times New Roman"/>
            <w:sz w:val="24"/>
            <w:szCs w:val="24"/>
            <w:highlight w:val="white"/>
          </w:rPr>
          <w:t>Hart, E.,</w:t>
        </w:r>
        <w:proofErr w:type="spellStart"/>
        <w:r>
          <w:rPr>
            <w:rFonts w:ascii="Times New Roman" w:eastAsia="Times New Roman" w:hAnsi="Times New Roman" w:cs="Times New Roman"/>
            <w:sz w:val="24"/>
            <w:szCs w:val="24"/>
            <w:highlight w:val="white"/>
          </w:rPr>
          <w:t xml:space="preserve"> </w:t>
        </w:r>
      </w:ins>
      <w:moveToRangeStart w:id="91" w:author="Microsoft Office User" w:date="2025-03-12T12:40:00Z" w:name="move192675665"/>
      <w:moveTo w:id="92" w:author="Microsoft Office User" w:date="2025-03-12T12:40:00Z">
        <w:r>
          <w:rPr>
            <w:rFonts w:ascii="Times New Roman" w:eastAsia="Times New Roman" w:hAnsi="Times New Roman" w:cs="Times New Roman"/>
            <w:sz w:val="24"/>
            <w:szCs w:val="24"/>
            <w:highlight w:val="white"/>
          </w:rPr>
          <w:t>Troller-Renfree</w:t>
        </w:r>
        <w:proofErr w:type="spellEnd"/>
        <w:r>
          <w:rPr>
            <w:rFonts w:ascii="Times New Roman" w:eastAsia="Times New Roman" w:hAnsi="Times New Roman" w:cs="Times New Roman"/>
            <w:sz w:val="24"/>
            <w:szCs w:val="24"/>
            <w:highlight w:val="white"/>
          </w:rPr>
          <w:t>, S. V., Sperber, J. F., &amp; Noble, K. G. (2024). Relations among</w:t>
        </w:r>
      </w:moveTo>
      <w:ins w:id="93" w:author="Microsoft Office User" w:date="2025-03-12T12:54:00Z">
        <w:r w:rsidR="00397C34">
          <w:rPr>
            <w:rFonts w:ascii="Times New Roman" w:eastAsia="Times New Roman" w:hAnsi="Times New Roman" w:cs="Times New Roman"/>
            <w:sz w:val="24"/>
            <w:szCs w:val="24"/>
            <w:highlight w:val="white"/>
          </w:rPr>
          <w:t xml:space="preserve"> </w:t>
        </w:r>
      </w:ins>
      <w:moveTo w:id="94" w:author="Microsoft Office User" w:date="2025-03-12T12:40:00Z">
        <w:del w:id="95" w:author="Microsoft Office User" w:date="2025-03-12T12:54:00Z">
          <w:r w:rsidDel="00397C34">
            <w:rPr>
              <w:rFonts w:ascii="Times New Roman" w:eastAsia="Times New Roman" w:hAnsi="Times New Roman" w:cs="Times New Roman"/>
              <w:sz w:val="24"/>
              <w:szCs w:val="24"/>
              <w:highlight w:val="white"/>
            </w:rPr>
            <w:delText xml:space="preserve"> </w:delText>
          </w:r>
        </w:del>
        <w:r>
          <w:rPr>
            <w:rFonts w:ascii="Times New Roman" w:eastAsia="Times New Roman" w:hAnsi="Times New Roman" w:cs="Times New Roman"/>
            <w:sz w:val="24"/>
            <w:szCs w:val="24"/>
            <w:highlight w:val="white"/>
          </w:rPr>
          <w:t xml:space="preserve">socioeconomic </w:t>
        </w:r>
      </w:moveTo>
    </w:p>
    <w:p w:rsidR="003017A8" w:rsidDel="003017A8" w:rsidRDefault="003017A8" w:rsidP="003017A8">
      <w:pPr>
        <w:spacing w:before="120" w:after="240" w:line="480" w:lineRule="auto"/>
        <w:rPr>
          <w:del w:id="96" w:author="Microsoft Office User" w:date="2025-03-12T12:41:00Z"/>
          <w:moveTo w:id="97" w:author="Microsoft Office User" w:date="2025-03-12T12:40:00Z"/>
          <w:rFonts w:ascii="Times New Roman" w:eastAsia="Times New Roman" w:hAnsi="Times New Roman" w:cs="Times New Roman"/>
          <w:sz w:val="24"/>
          <w:szCs w:val="24"/>
          <w:highlight w:val="white"/>
        </w:rPr>
        <w:pPrChange w:id="98" w:author="Microsoft Office User" w:date="2025-03-12T12:41:00Z">
          <w:pPr>
            <w:spacing w:before="120" w:after="240" w:line="480" w:lineRule="auto"/>
            <w:ind w:left="720"/>
          </w:pPr>
        </w:pPrChange>
      </w:pPr>
      <w:moveTo w:id="99" w:author="Microsoft Office User" w:date="2025-03-12T12:40:00Z">
        <w:r>
          <w:rPr>
            <w:rFonts w:ascii="Times New Roman" w:eastAsia="Times New Roman" w:hAnsi="Times New Roman" w:cs="Times New Roman"/>
            <w:sz w:val="24"/>
            <w:szCs w:val="24"/>
            <w:highlight w:val="white"/>
          </w:rPr>
          <w:t xml:space="preserve">status, perceived stress, and the home language environment. </w:t>
        </w:r>
        <w:r>
          <w:rPr>
            <w:rFonts w:ascii="Times New Roman" w:eastAsia="Times New Roman" w:hAnsi="Times New Roman" w:cs="Times New Roman"/>
            <w:i/>
            <w:sz w:val="24"/>
            <w:szCs w:val="24"/>
            <w:highlight w:val="white"/>
          </w:rPr>
          <w:t>Journal of child language, 51</w:t>
        </w:r>
        <w:r>
          <w:rPr>
            <w:rFonts w:ascii="Times New Roman" w:eastAsia="Times New Roman" w:hAnsi="Times New Roman" w:cs="Times New Roman"/>
            <w:sz w:val="24"/>
            <w:szCs w:val="24"/>
            <w:highlight w:val="white"/>
          </w:rPr>
          <w:t>(5), 1067-1084. https://doi.org/10.1017/S0305000923000156</w:t>
        </w:r>
      </w:moveTo>
    </w:p>
    <w:moveToRangeEnd w:id="91"/>
    <w:p w:rsidR="003017A8" w:rsidRDefault="003017A8" w:rsidP="003017A8">
      <w:pPr>
        <w:spacing w:before="120" w:after="240" w:line="480" w:lineRule="auto"/>
        <w:rPr>
          <w:rFonts w:ascii="Times New Roman" w:eastAsia="Times New Roman" w:hAnsi="Times New Roman" w:cs="Times New Roman"/>
          <w:sz w:val="24"/>
          <w:szCs w:val="24"/>
          <w:highlight w:val="white"/>
        </w:rPr>
        <w:pPrChange w:id="100" w:author="Microsoft Office User" w:date="2025-03-12T12:41:00Z">
          <w:pPr>
            <w:spacing w:before="120" w:after="240" w:line="480" w:lineRule="auto"/>
            <w:ind w:firstLine="720"/>
          </w:pPr>
        </w:pPrChange>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Havron, N., </w:t>
      </w:r>
      <w:proofErr w:type="spellStart"/>
      <w:r>
        <w:rPr>
          <w:rFonts w:ascii="Times New Roman" w:eastAsia="Times New Roman" w:hAnsi="Times New Roman" w:cs="Times New Roman"/>
          <w:sz w:val="24"/>
          <w:szCs w:val="24"/>
          <w:highlight w:val="white"/>
        </w:rPr>
        <w:t>Lovcevic</w:t>
      </w:r>
      <w:proofErr w:type="spellEnd"/>
      <w:r>
        <w:rPr>
          <w:rFonts w:ascii="Times New Roman" w:eastAsia="Times New Roman" w:hAnsi="Times New Roman" w:cs="Times New Roman"/>
          <w:sz w:val="24"/>
          <w:szCs w:val="24"/>
          <w:highlight w:val="white"/>
        </w:rPr>
        <w:t xml:space="preserve">, I., Kee, M. Z., Chen, H., Chong, Y. S., Daniel, M., … Tsuji, S. (2022).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effect of older sibling, postnatal maternal stress, and household factors on language development in two-to four-year-old children. </w:t>
      </w:r>
      <w:r>
        <w:rPr>
          <w:rFonts w:ascii="Times New Roman" w:eastAsia="Times New Roman" w:hAnsi="Times New Roman" w:cs="Times New Roman"/>
          <w:i/>
          <w:sz w:val="24"/>
          <w:szCs w:val="24"/>
          <w:highlight w:val="white"/>
        </w:rPr>
        <w:t>Developmental Psychology, 58</w:t>
      </w:r>
      <w:r>
        <w:rPr>
          <w:rFonts w:ascii="Times New Roman" w:eastAsia="Times New Roman" w:hAnsi="Times New Roman" w:cs="Times New Roman"/>
          <w:sz w:val="24"/>
          <w:szCs w:val="24"/>
          <w:highlight w:val="white"/>
        </w:rPr>
        <w:t>(11), 2096. https://doi.org/10.1037/dev0001417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Havron, N., Ramus, F., </w:t>
      </w:r>
      <w:proofErr w:type="spellStart"/>
      <w:r>
        <w:rPr>
          <w:rFonts w:ascii="Times New Roman" w:eastAsia="Times New Roman" w:hAnsi="Times New Roman" w:cs="Times New Roman"/>
          <w:sz w:val="24"/>
          <w:szCs w:val="24"/>
          <w:highlight w:val="white"/>
        </w:rPr>
        <w:t>Heude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&amp; EDEN Mother-Child </w:t>
      </w:r>
    </w:p>
    <w:p w:rsidR="00634943" w:rsidRDefault="00161200" w:rsidP="00D87019">
      <w:pPr>
        <w:spacing w:before="120" w:after="240" w:line="480" w:lineRule="auto"/>
        <w:ind w:left="720"/>
        <w:rPr>
          <w:ins w:id="101" w:author="Microsoft Office User" w:date="2025-03-12T12: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Cohort Study Group. (2019). The effect of older siblings on language development as a function of age difference and sex. </w:t>
      </w:r>
      <w:r>
        <w:rPr>
          <w:rFonts w:ascii="Times New Roman" w:eastAsia="Times New Roman" w:hAnsi="Times New Roman" w:cs="Times New Roman"/>
          <w:i/>
          <w:sz w:val="24"/>
          <w:szCs w:val="24"/>
          <w:highlight w:val="white"/>
        </w:rPr>
        <w:t>Psychological Science, 30</w:t>
      </w:r>
      <w:r>
        <w:rPr>
          <w:rFonts w:ascii="Times New Roman" w:eastAsia="Times New Roman" w:hAnsi="Times New Roman" w:cs="Times New Roman"/>
          <w:sz w:val="24"/>
          <w:szCs w:val="24"/>
          <w:highlight w:val="white"/>
        </w:rPr>
        <w:t xml:space="preserve">(9), 1333-1343. </w:t>
      </w:r>
      <w:ins w:id="102" w:author="Microsoft Office User" w:date="2025-03-12T12:42: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https://doi.org/10.1177/0956797619861436</w:instrText>
      </w:r>
      <w:ins w:id="103" w:author="Microsoft Office User" w:date="2025-03-12T12:42: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https://doi.org/10.1177/0956797619861436</w:t>
      </w:r>
      <w:ins w:id="104" w:author="Microsoft Office User" w:date="2025-03-12T12:42:00Z">
        <w:r w:rsidR="00FA3C99">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rFonts w:ascii="Times New Roman" w:eastAsia="Cambria" w:hAnsi="Times New Roman" w:cs="Times New Roman"/>
          <w:sz w:val="24"/>
          <w:szCs w:val="24"/>
          <w:lang w:val="en-US" w:eastAsia="en-US" w:bidi="ar-SA"/>
          <w:rPrChange w:id="105" w:author="Microsoft Office User" w:date="2025-03-12T12:42:00Z">
            <w:rPr>
              <w:rFonts w:ascii="Times New Roman" w:eastAsia="Times New Roman" w:hAnsi="Times New Roman" w:cs="Times New Roman"/>
              <w:sz w:val="24"/>
              <w:szCs w:val="24"/>
              <w:highlight w:val="white"/>
            </w:rPr>
          </w:rPrChange>
        </w:rPr>
        <w:pPrChange w:id="106" w:author="Microsoft Office User" w:date="2025-03-12T12:42:00Z">
          <w:pPr>
            <w:spacing w:before="120" w:after="240" w:line="480" w:lineRule="auto"/>
            <w:ind w:left="720"/>
          </w:pPr>
        </w:pPrChange>
      </w:pPr>
      <w:bookmarkStart w:id="107" w:name="ref-havron2022community"/>
      <w:proofErr w:type="spellStart"/>
      <w:ins w:id="108" w:author="Microsoft Office User" w:date="2025-03-12T12:42:00Z">
        <w:r w:rsidRPr="00FA3C99">
          <w:rPr>
            <w:rFonts w:ascii="Times New Roman" w:eastAsia="Cambria" w:hAnsi="Times New Roman" w:cs="Times New Roman"/>
            <w:sz w:val="24"/>
            <w:szCs w:val="24"/>
            <w:lang w:val="en-US" w:eastAsia="en-US" w:bidi="ar-SA"/>
          </w:rPr>
          <w:t>Havron</w:t>
        </w:r>
        <w:proofErr w:type="spellEnd"/>
        <w:r w:rsidRPr="00FA3C99">
          <w:rPr>
            <w:rFonts w:ascii="Times New Roman" w:eastAsia="Cambria" w:hAnsi="Times New Roman" w:cs="Times New Roman"/>
            <w:sz w:val="24"/>
            <w:szCs w:val="24"/>
            <w:lang w:val="en-US" w:eastAsia="en-US" w:bidi="ar-SA"/>
          </w:rPr>
          <w:t xml:space="preserve">, N., Scaff, C., </w:t>
        </w:r>
        <w:proofErr w:type="spellStart"/>
        <w:r w:rsidRPr="00FA3C99">
          <w:rPr>
            <w:rFonts w:ascii="Times New Roman" w:eastAsia="Cambria" w:hAnsi="Times New Roman" w:cs="Times New Roman"/>
            <w:sz w:val="24"/>
            <w:szCs w:val="24"/>
            <w:lang w:val="en-US" w:eastAsia="en-US" w:bidi="ar-SA"/>
          </w:rPr>
          <w:t>Hitczenko</w:t>
        </w:r>
        <w:proofErr w:type="spellEnd"/>
        <w:r w:rsidRPr="00FA3C99">
          <w:rPr>
            <w:rFonts w:ascii="Times New Roman" w:eastAsia="Cambria" w:hAnsi="Times New Roman" w:cs="Times New Roman"/>
            <w:sz w:val="24"/>
            <w:szCs w:val="24"/>
            <w:lang w:val="en-US" w:eastAsia="en-US" w:bidi="ar-SA"/>
          </w:rPr>
          <w:t xml:space="preserve">, K., &amp; </w:t>
        </w:r>
        <w:proofErr w:type="spellStart"/>
        <w:r w:rsidRPr="00FA3C99">
          <w:rPr>
            <w:rFonts w:ascii="Times New Roman" w:eastAsia="Cambria" w:hAnsi="Times New Roman" w:cs="Times New Roman"/>
            <w:sz w:val="24"/>
            <w:szCs w:val="24"/>
            <w:lang w:val="en-US" w:eastAsia="en-US" w:bidi="ar-SA"/>
          </w:rPr>
          <w:t>Cristia</w:t>
        </w:r>
        <w:proofErr w:type="spellEnd"/>
        <w:r w:rsidRPr="00FA3C99">
          <w:rPr>
            <w:rFonts w:ascii="Times New Roman" w:eastAsia="Cambria" w:hAnsi="Times New Roman" w:cs="Times New Roman"/>
            <w:sz w:val="24"/>
            <w:szCs w:val="24"/>
            <w:lang w:val="en-US" w:eastAsia="en-US" w:bidi="ar-SA"/>
          </w:rPr>
          <w:t xml:space="preserve">, A. (2022). Community-set goals are needed to increase diversity in language acquisition research: A commentary on </w:t>
        </w:r>
        <w:proofErr w:type="spellStart"/>
        <w:r w:rsidRPr="00FA3C99">
          <w:rPr>
            <w:rFonts w:ascii="Times New Roman" w:eastAsia="Cambria" w:hAnsi="Times New Roman" w:cs="Times New Roman"/>
            <w:sz w:val="24"/>
            <w:szCs w:val="24"/>
            <w:lang w:val="en-US" w:eastAsia="en-US" w:bidi="ar-SA"/>
          </w:rPr>
          <w:t>kidd</w:t>
        </w:r>
        <w:proofErr w:type="spellEnd"/>
        <w:r w:rsidRPr="00FA3C99">
          <w:rPr>
            <w:rFonts w:ascii="Times New Roman" w:eastAsia="Cambria" w:hAnsi="Times New Roman" w:cs="Times New Roman"/>
            <w:sz w:val="24"/>
            <w:szCs w:val="24"/>
            <w:lang w:val="en-US" w:eastAsia="en-US" w:bidi="ar-SA"/>
          </w:rPr>
          <w:t xml:space="preserve"> and </w:t>
        </w:r>
        <w:proofErr w:type="spellStart"/>
        <w:r w:rsidRPr="00FA3C99">
          <w:rPr>
            <w:rFonts w:ascii="Times New Roman" w:eastAsia="Cambria" w:hAnsi="Times New Roman" w:cs="Times New Roman"/>
            <w:sz w:val="24"/>
            <w:szCs w:val="24"/>
            <w:lang w:val="en-US" w:eastAsia="en-US" w:bidi="ar-SA"/>
          </w:rPr>
          <w:t>garcia</w:t>
        </w:r>
        <w:proofErr w:type="spellEnd"/>
        <w:r w:rsidRPr="00FA3C99">
          <w:rPr>
            <w:rFonts w:ascii="Times New Roman" w:eastAsia="Cambria" w:hAnsi="Times New Roman" w:cs="Times New Roman"/>
            <w:sz w:val="24"/>
            <w:szCs w:val="24"/>
            <w:lang w:val="en-US" w:eastAsia="en-US" w:bidi="ar-SA"/>
          </w:rPr>
          <w:t xml:space="preserve"> (2022). </w:t>
        </w:r>
        <w:r w:rsidRPr="00FA3C99">
          <w:rPr>
            <w:rFonts w:ascii="Times New Roman" w:eastAsia="Cambria" w:hAnsi="Times New Roman" w:cs="Times New Roman"/>
            <w:i/>
            <w:iCs/>
            <w:sz w:val="24"/>
            <w:szCs w:val="24"/>
            <w:lang w:val="en-US" w:eastAsia="en-US" w:bidi="ar-SA"/>
          </w:rPr>
          <w:t>First Language</w:t>
        </w:r>
        <w:r w:rsidRPr="00FA3C99">
          <w:rPr>
            <w:rFonts w:ascii="Times New Roman" w:eastAsia="Cambria" w:hAnsi="Times New Roman" w:cs="Times New Roman"/>
            <w:sz w:val="24"/>
            <w:szCs w:val="24"/>
            <w:lang w:val="en-US" w:eastAsia="en-US" w:bidi="ar-SA"/>
          </w:rPr>
          <w:t xml:space="preserve">, </w:t>
        </w:r>
        <w:r w:rsidRPr="00FA3C99">
          <w:rPr>
            <w:rFonts w:ascii="Times New Roman" w:eastAsia="Cambria" w:hAnsi="Times New Roman" w:cs="Times New Roman"/>
            <w:i/>
            <w:iCs/>
            <w:sz w:val="24"/>
            <w:szCs w:val="24"/>
            <w:lang w:val="en-US" w:eastAsia="en-US" w:bidi="ar-SA"/>
          </w:rPr>
          <w:t>42</w:t>
        </w:r>
        <w:r w:rsidRPr="00FA3C99">
          <w:rPr>
            <w:rFonts w:ascii="Times New Roman" w:eastAsia="Cambria" w:hAnsi="Times New Roman" w:cs="Times New Roman"/>
            <w:sz w:val="24"/>
            <w:szCs w:val="24"/>
            <w:lang w:val="en-US" w:eastAsia="en-US" w:bidi="ar-SA"/>
          </w:rPr>
          <w:t>(6), 765–769. https://doi.org/</w:t>
        </w:r>
        <w:r w:rsidRPr="00FA3C99">
          <w:rPr>
            <w:rFonts w:ascii="Times New Roman" w:eastAsia="Cambria" w:hAnsi="Times New Roman" w:cs="Times New Roman"/>
            <w:sz w:val="24"/>
            <w:szCs w:val="24"/>
            <w:lang w:val="en-US" w:eastAsia="en-US" w:bidi="ar-SA"/>
          </w:rPr>
          <w:fldChar w:fldCharType="begin"/>
        </w:r>
        <w:r w:rsidRPr="00FA3C99">
          <w:rPr>
            <w:rFonts w:ascii="Times New Roman" w:eastAsia="Cambria" w:hAnsi="Times New Roman" w:cs="Times New Roman"/>
            <w:sz w:val="24"/>
            <w:szCs w:val="24"/>
            <w:lang w:val="en-US" w:eastAsia="en-US" w:bidi="ar-SA"/>
          </w:rPr>
          <w:instrText xml:space="preserve"> HYPERLINK "https://doi.org/10.1177/01427237221096087" \h </w:instrText>
        </w:r>
        <w:r w:rsidRPr="00FA3C99">
          <w:rPr>
            <w:rFonts w:ascii="Times New Roman" w:eastAsia="Cambria" w:hAnsi="Times New Roman" w:cs="Times New Roman"/>
            <w:sz w:val="24"/>
            <w:szCs w:val="24"/>
            <w:lang w:val="en-US" w:eastAsia="en-US" w:bidi="ar-SA"/>
          </w:rPr>
          <w:fldChar w:fldCharType="separate"/>
        </w:r>
        <w:r w:rsidRPr="00FA3C99">
          <w:rPr>
            <w:rFonts w:ascii="Times New Roman" w:eastAsia="Cambria" w:hAnsi="Times New Roman" w:cs="Times New Roman"/>
            <w:color w:val="4F81BD"/>
            <w:sz w:val="24"/>
            <w:szCs w:val="24"/>
            <w:lang w:val="en-US" w:eastAsia="en-US" w:bidi="ar-SA"/>
          </w:rPr>
          <w:t>https://doi.org/10.1177/01427237221096087</w:t>
        </w:r>
        <w:r w:rsidRPr="00FA3C99">
          <w:rPr>
            <w:rFonts w:ascii="Times New Roman" w:eastAsia="Cambria" w:hAnsi="Times New Roman" w:cs="Times New Roman"/>
            <w:color w:val="4F81BD"/>
            <w:sz w:val="24"/>
            <w:szCs w:val="24"/>
            <w:lang w:val="en-US" w:eastAsia="en-US" w:bidi="ar-SA"/>
          </w:rPr>
          <w:fldChar w:fldCharType="end"/>
        </w:r>
      </w:ins>
      <w:bookmarkEnd w:id="107"/>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Henrich, J., Heine, S. J., &amp; </w:t>
      </w:r>
      <w:proofErr w:type="spellStart"/>
      <w:r>
        <w:rPr>
          <w:rFonts w:ascii="Times New Roman" w:eastAsia="Times New Roman" w:hAnsi="Times New Roman" w:cs="Times New Roman"/>
          <w:sz w:val="24"/>
          <w:szCs w:val="24"/>
          <w:highlight w:val="white"/>
        </w:rPr>
        <w:t>Norenzayan</w:t>
      </w:r>
      <w:proofErr w:type="spellEnd"/>
      <w:r>
        <w:rPr>
          <w:rFonts w:ascii="Times New Roman" w:eastAsia="Times New Roman" w:hAnsi="Times New Roman" w:cs="Times New Roman"/>
          <w:sz w:val="24"/>
          <w:szCs w:val="24"/>
          <w:highlight w:val="white"/>
        </w:rPr>
        <w:t xml:space="preserve">, A. (2010). Most people are not WEIRD. </w:t>
      </w:r>
      <w:r>
        <w:rPr>
          <w:rFonts w:ascii="Times New Roman" w:eastAsia="Times New Roman" w:hAnsi="Times New Roman" w:cs="Times New Roman"/>
          <w:i/>
          <w:sz w:val="24"/>
          <w:szCs w:val="24"/>
          <w:highlight w:val="white"/>
        </w:rPr>
        <w:t xml:space="preserve">Nature,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466</w:t>
      </w:r>
      <w:r>
        <w:rPr>
          <w:rFonts w:ascii="Times New Roman" w:eastAsia="Times New Roman" w:hAnsi="Times New Roman" w:cs="Times New Roman"/>
          <w:sz w:val="24"/>
          <w:szCs w:val="24"/>
          <w:highlight w:val="white"/>
        </w:rPr>
        <w:t>(7302), 29. https://doi.org/10.1038/466029a</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 E. (2003). The specificity of environmental influence: Socioeconomic status affects early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vocabulary development via maternal speech. </w:t>
      </w:r>
      <w:r>
        <w:rPr>
          <w:rFonts w:ascii="Times New Roman" w:eastAsia="Times New Roman" w:hAnsi="Times New Roman" w:cs="Times New Roman"/>
          <w:i/>
          <w:sz w:val="24"/>
          <w:szCs w:val="24"/>
          <w:highlight w:val="white"/>
        </w:rPr>
        <w:t>Child Development, 74</w:t>
      </w:r>
      <w:r>
        <w:rPr>
          <w:rFonts w:ascii="Times New Roman" w:eastAsia="Times New Roman" w:hAnsi="Times New Roman" w:cs="Times New Roman"/>
          <w:sz w:val="24"/>
          <w:szCs w:val="24"/>
          <w:highlight w:val="white"/>
        </w:rPr>
        <w:t>(5), 1368-1378.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https://doi.org/10.1111/1467-8624.00612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 E. (2014). Causes and consequences of SES-related differences in parent-to-child speech.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In M. H. Bornstein &amp; R. H. Bradley (Eds.), </w:t>
      </w:r>
      <w:r>
        <w:rPr>
          <w:rFonts w:ascii="Times New Roman" w:eastAsia="Times New Roman" w:hAnsi="Times New Roman" w:cs="Times New Roman"/>
          <w:i/>
          <w:sz w:val="24"/>
          <w:szCs w:val="24"/>
          <w:highlight w:val="white"/>
        </w:rPr>
        <w:t>Socioeconomic status, parenting, and child development</w:t>
      </w:r>
      <w:r>
        <w:rPr>
          <w:rFonts w:ascii="Times New Roman" w:eastAsia="Times New Roman" w:hAnsi="Times New Roman" w:cs="Times New Roman"/>
          <w:sz w:val="24"/>
          <w:szCs w:val="24"/>
          <w:highlight w:val="white"/>
        </w:rPr>
        <w:t xml:space="preserve"> (pp. 147-160).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Hoff-Ginsberg, E. (1990). Maternal speech and the child's development of syntax: A further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look. </w:t>
      </w:r>
      <w:r>
        <w:rPr>
          <w:rFonts w:ascii="Times New Roman" w:eastAsia="Times New Roman" w:hAnsi="Times New Roman" w:cs="Times New Roman"/>
          <w:i/>
          <w:sz w:val="24"/>
          <w:szCs w:val="24"/>
          <w:highlight w:val="white"/>
        </w:rPr>
        <w:t>Journal of Child Language, 17</w:t>
      </w:r>
      <w:r>
        <w:rPr>
          <w:rFonts w:ascii="Times New Roman" w:eastAsia="Times New Roman" w:hAnsi="Times New Roman" w:cs="Times New Roman"/>
          <w:sz w:val="24"/>
          <w:szCs w:val="24"/>
          <w:highlight w:val="white"/>
        </w:rPr>
        <w:t>(1), 85-99. https://doi.org/10.1017/S0305000900013118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Hoff-Ginsberg, E., &amp; Krueger, W. M. (1991). Older siblings as conversational partners. </w:t>
      </w:r>
    </w:p>
    <w:p w:rsidR="00634943" w:rsidRDefault="00161200">
      <w:pPr>
        <w:spacing w:before="120" w:after="240" w:line="480" w:lineRule="auto"/>
        <w:ind w:firstLine="720"/>
        <w:rPr>
          <w:ins w:id="109" w:author="Microsoft Office User" w:date="2025-03-12T12:43: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Merrill-Palmer Quarterly, 37</w:t>
      </w:r>
      <w:r>
        <w:rPr>
          <w:rFonts w:ascii="Times New Roman" w:eastAsia="Times New Roman" w:hAnsi="Times New Roman" w:cs="Times New Roman"/>
          <w:sz w:val="24"/>
          <w:szCs w:val="24"/>
          <w:highlight w:val="white"/>
        </w:rPr>
        <w:t>(3), 465-482.</w:t>
      </w:r>
    </w:p>
    <w:p w:rsidR="00FA3C99" w:rsidRDefault="00FA3C99" w:rsidP="00FA3C99">
      <w:pPr>
        <w:spacing w:before="120" w:after="240" w:line="480" w:lineRule="auto"/>
        <w:rPr>
          <w:moveTo w:id="110" w:author="Microsoft Office User" w:date="2025-03-12T12:43:00Z"/>
          <w:rFonts w:ascii="Times New Roman" w:eastAsia="Times New Roman" w:hAnsi="Times New Roman" w:cs="Times New Roman"/>
          <w:sz w:val="24"/>
          <w:szCs w:val="24"/>
          <w:highlight w:val="white"/>
        </w:rPr>
      </w:pPr>
      <w:moveToRangeStart w:id="111" w:author="Microsoft Office User" w:date="2025-03-12T12:43:00Z" w:name="move192675806"/>
      <w:proofErr w:type="spellStart"/>
      <w:moveTo w:id="112" w:author="Microsoft Office User" w:date="2025-03-12T12:43:00Z">
        <w:r>
          <w:rPr>
            <w:rFonts w:ascii="Times New Roman" w:eastAsia="Times New Roman" w:hAnsi="Times New Roman" w:cs="Times New Roman"/>
            <w:sz w:val="24"/>
            <w:szCs w:val="24"/>
            <w:highlight w:val="white"/>
          </w:rPr>
          <w:t>Höhle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Bijeljac-Babic</w:t>
        </w:r>
        <w:proofErr w:type="spellEnd"/>
        <w:r>
          <w:rPr>
            <w:rFonts w:ascii="Times New Roman" w:eastAsia="Times New Roman" w:hAnsi="Times New Roman" w:cs="Times New Roman"/>
            <w:sz w:val="24"/>
            <w:szCs w:val="24"/>
            <w:highlight w:val="white"/>
          </w:rPr>
          <w:t xml:space="preserve">, R., &amp; </w:t>
        </w:r>
        <w:proofErr w:type="spellStart"/>
        <w:r>
          <w:rPr>
            <w:rFonts w:ascii="Times New Roman" w:eastAsia="Times New Roman" w:hAnsi="Times New Roman" w:cs="Times New Roman"/>
            <w:sz w:val="24"/>
            <w:szCs w:val="24"/>
            <w:highlight w:val="white"/>
          </w:rPr>
          <w:t>Nazzi</w:t>
        </w:r>
        <w:proofErr w:type="spellEnd"/>
        <w:r>
          <w:rPr>
            <w:rFonts w:ascii="Times New Roman" w:eastAsia="Times New Roman" w:hAnsi="Times New Roman" w:cs="Times New Roman"/>
            <w:sz w:val="24"/>
            <w:szCs w:val="24"/>
            <w:highlight w:val="white"/>
          </w:rPr>
          <w:t xml:space="preserve">, T. (2020). Variability and stability in early language </w:t>
        </w:r>
      </w:moveTo>
    </w:p>
    <w:p w:rsidR="00FA3C99" w:rsidRDefault="00FA3C99" w:rsidP="00FA3C99">
      <w:pPr>
        <w:spacing w:before="120" w:after="240" w:line="480" w:lineRule="auto"/>
        <w:ind w:left="720"/>
        <w:rPr>
          <w:moveTo w:id="113" w:author="Microsoft Office User" w:date="2025-03-12T12:43:00Z"/>
          <w:rFonts w:ascii="Times New Roman" w:eastAsia="Times New Roman" w:hAnsi="Times New Roman" w:cs="Times New Roman"/>
          <w:sz w:val="24"/>
          <w:szCs w:val="24"/>
          <w:highlight w:val="white"/>
        </w:rPr>
      </w:pPr>
      <w:moveTo w:id="114" w:author="Microsoft Office User" w:date="2025-03-12T12:43:00Z">
        <w:r>
          <w:rPr>
            <w:rFonts w:ascii="Times New Roman" w:eastAsia="Times New Roman" w:hAnsi="Times New Roman" w:cs="Times New Roman"/>
            <w:sz w:val="24"/>
            <w:szCs w:val="24"/>
            <w:highlight w:val="white"/>
          </w:rPr>
          <w:t xml:space="preserve">acquisition: Comparing monolingual and bilingual infants' speech perception and word recognition. </w:t>
        </w:r>
        <w:r>
          <w:rPr>
            <w:rFonts w:ascii="Times New Roman" w:eastAsia="Times New Roman" w:hAnsi="Times New Roman" w:cs="Times New Roman"/>
            <w:i/>
            <w:sz w:val="24"/>
            <w:szCs w:val="24"/>
            <w:highlight w:val="white"/>
          </w:rPr>
          <w:t>Bilingualism: Language and Cognition, 23</w:t>
        </w:r>
        <w:r>
          <w:rPr>
            <w:rFonts w:ascii="Times New Roman" w:eastAsia="Times New Roman" w:hAnsi="Times New Roman" w:cs="Times New Roman"/>
            <w:sz w:val="24"/>
            <w:szCs w:val="24"/>
            <w:highlight w:val="white"/>
          </w:rPr>
          <w:t>(1), 56-71.</w:t>
        </w:r>
      </w:moveTo>
    </w:p>
    <w:p w:rsidR="00FA3C99" w:rsidDel="00FA3C99" w:rsidRDefault="00FA3C99" w:rsidP="00FA3C99">
      <w:pPr>
        <w:spacing w:before="120" w:after="240" w:line="480" w:lineRule="auto"/>
        <w:ind w:firstLine="720"/>
        <w:rPr>
          <w:del w:id="115" w:author="Microsoft Office User" w:date="2025-03-12T12:43:00Z"/>
          <w:moveTo w:id="116" w:author="Microsoft Office User" w:date="2025-03-12T12:43:00Z"/>
          <w:rFonts w:ascii="Times New Roman" w:eastAsia="Times New Roman" w:hAnsi="Times New Roman" w:cs="Times New Roman"/>
          <w:sz w:val="24"/>
          <w:szCs w:val="24"/>
          <w:highlight w:val="white"/>
        </w:rPr>
      </w:pPr>
      <w:moveTo w:id="117" w:author="Microsoft Office User" w:date="2025-03-12T12:43:00Z">
        <w:r>
          <w:rPr>
            <w:rFonts w:ascii="Times New Roman" w:eastAsia="Times New Roman" w:hAnsi="Times New Roman" w:cs="Times New Roman"/>
            <w:sz w:val="24"/>
            <w:szCs w:val="24"/>
            <w:highlight w:val="white"/>
          </w:rPr>
          <w:t>https://doi.org/10.1017/S1366728919000348</w:t>
        </w:r>
      </w:moveTo>
    </w:p>
    <w:moveToRangeEnd w:id="111"/>
    <w:p w:rsidR="00FA3C99" w:rsidRDefault="00FA3C99" w:rsidP="00FA3C99">
      <w:pPr>
        <w:spacing w:before="120" w:after="240" w:line="480" w:lineRule="auto"/>
        <w:ind w:firstLine="720"/>
        <w:rPr>
          <w:rFonts w:ascii="Times New Roman" w:eastAsia="Times New Roman" w:hAnsi="Times New Roman" w:cs="Times New Roman"/>
          <w:sz w:val="24"/>
          <w:szCs w:val="24"/>
          <w:highlight w:val="white"/>
        </w:rPr>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Hollingshead, A. B. (1975). </w:t>
      </w:r>
      <w:r>
        <w:rPr>
          <w:rFonts w:ascii="Times New Roman" w:eastAsia="Times New Roman" w:hAnsi="Times New Roman" w:cs="Times New Roman"/>
          <w:i/>
          <w:sz w:val="24"/>
          <w:szCs w:val="24"/>
          <w:highlight w:val="white"/>
        </w:rPr>
        <w:t xml:space="preserve">Four-factor index of social status. </w:t>
      </w:r>
      <w:r>
        <w:rPr>
          <w:rFonts w:ascii="Times New Roman" w:eastAsia="Times New Roman" w:hAnsi="Times New Roman" w:cs="Times New Roman"/>
          <w:sz w:val="24"/>
          <w:szCs w:val="24"/>
          <w:highlight w:val="white"/>
        </w:rPr>
        <w:t xml:space="preserve">New Haven, CT: Yale University. </w:t>
      </w:r>
    </w:p>
    <w:p w:rsidR="00634943" w:rsidDel="00FA3C99" w:rsidRDefault="00161200">
      <w:pPr>
        <w:spacing w:before="120" w:after="240" w:line="480" w:lineRule="auto"/>
        <w:rPr>
          <w:moveFrom w:id="118" w:author="Microsoft Office User" w:date="2025-03-12T12:43:00Z"/>
          <w:rFonts w:ascii="Times New Roman" w:eastAsia="Times New Roman" w:hAnsi="Times New Roman" w:cs="Times New Roman"/>
          <w:sz w:val="24"/>
          <w:szCs w:val="24"/>
          <w:highlight w:val="white"/>
        </w:rPr>
      </w:pPr>
      <w:moveFromRangeStart w:id="119" w:author="Microsoft Office User" w:date="2025-03-12T12:43:00Z" w:name="move192675806"/>
      <w:moveFrom w:id="120" w:author="Microsoft Office User" w:date="2025-03-12T12:43:00Z">
        <w:r w:rsidDel="00FA3C99">
          <w:rPr>
            <w:rFonts w:ascii="Times New Roman" w:eastAsia="Times New Roman" w:hAnsi="Times New Roman" w:cs="Times New Roman"/>
            <w:sz w:val="24"/>
            <w:szCs w:val="24"/>
            <w:highlight w:val="white"/>
          </w:rPr>
          <w:t xml:space="preserve">Höhle, B., Bijeljac-Babic, R., &amp; Nazzi, T. (2020). Variability and stability in early language </w:t>
        </w:r>
      </w:moveFrom>
    </w:p>
    <w:p w:rsidR="00634943" w:rsidDel="00FA3C99" w:rsidRDefault="00161200">
      <w:pPr>
        <w:spacing w:before="120" w:after="240" w:line="480" w:lineRule="auto"/>
        <w:ind w:left="720"/>
        <w:rPr>
          <w:moveFrom w:id="121" w:author="Microsoft Office User" w:date="2025-03-12T12:43:00Z"/>
          <w:rFonts w:ascii="Times New Roman" w:eastAsia="Times New Roman" w:hAnsi="Times New Roman" w:cs="Times New Roman"/>
          <w:sz w:val="24"/>
          <w:szCs w:val="24"/>
          <w:highlight w:val="white"/>
        </w:rPr>
      </w:pPr>
      <w:moveFrom w:id="122" w:author="Microsoft Office User" w:date="2025-03-12T12:43:00Z">
        <w:r w:rsidDel="00FA3C99">
          <w:rPr>
            <w:rFonts w:ascii="Times New Roman" w:eastAsia="Times New Roman" w:hAnsi="Times New Roman" w:cs="Times New Roman"/>
            <w:sz w:val="24"/>
            <w:szCs w:val="24"/>
            <w:highlight w:val="white"/>
          </w:rPr>
          <w:t xml:space="preserve">acquisition: Comparing monolingual and bilingual infants' speech perception and word recognition. </w:t>
        </w:r>
        <w:r w:rsidDel="00FA3C99">
          <w:rPr>
            <w:rFonts w:ascii="Times New Roman" w:eastAsia="Times New Roman" w:hAnsi="Times New Roman" w:cs="Times New Roman"/>
            <w:i/>
            <w:sz w:val="24"/>
            <w:szCs w:val="24"/>
            <w:highlight w:val="white"/>
          </w:rPr>
          <w:t>Bilingualism: Language and Cognition, 23</w:t>
        </w:r>
        <w:r w:rsidDel="00FA3C99">
          <w:rPr>
            <w:rFonts w:ascii="Times New Roman" w:eastAsia="Times New Roman" w:hAnsi="Times New Roman" w:cs="Times New Roman"/>
            <w:sz w:val="24"/>
            <w:szCs w:val="24"/>
            <w:highlight w:val="white"/>
          </w:rPr>
          <w:t>(1), 56-71.</w:t>
        </w:r>
      </w:moveFrom>
    </w:p>
    <w:p w:rsidR="00634943" w:rsidDel="00FA3C99" w:rsidRDefault="00161200">
      <w:pPr>
        <w:spacing w:before="120" w:after="240" w:line="480" w:lineRule="auto"/>
        <w:ind w:firstLine="720"/>
        <w:rPr>
          <w:moveFrom w:id="123" w:author="Microsoft Office User" w:date="2025-03-12T12:43:00Z"/>
          <w:rFonts w:ascii="Times New Roman" w:eastAsia="Times New Roman" w:hAnsi="Times New Roman" w:cs="Times New Roman"/>
          <w:sz w:val="24"/>
          <w:szCs w:val="24"/>
          <w:highlight w:val="white"/>
        </w:rPr>
      </w:pPr>
      <w:moveFrom w:id="124" w:author="Microsoft Office User" w:date="2025-03-12T12:43:00Z">
        <w:r w:rsidDel="00FA3C99">
          <w:rPr>
            <w:rFonts w:ascii="Times New Roman" w:eastAsia="Times New Roman" w:hAnsi="Times New Roman" w:cs="Times New Roman"/>
            <w:sz w:val="24"/>
            <w:szCs w:val="24"/>
            <w:highlight w:val="white"/>
          </w:rPr>
          <w:t>https://doi.org/10.1017/S1366728919000348</w:t>
        </w:r>
      </w:moveFrom>
    </w:p>
    <w:moveFromRangeEnd w:id="119"/>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t>
      </w:r>
      <w:proofErr w:type="spellStart"/>
      <w:r>
        <w:rPr>
          <w:rFonts w:ascii="Times New Roman" w:eastAsia="Times New Roman" w:hAnsi="Times New Roman" w:cs="Times New Roman"/>
          <w:sz w:val="24"/>
          <w:szCs w:val="24"/>
          <w:highlight w:val="white"/>
        </w:rPr>
        <w:t>Cymerman</w:t>
      </w:r>
      <w:proofErr w:type="spellEnd"/>
      <w:r>
        <w:rPr>
          <w:rFonts w:ascii="Times New Roman" w:eastAsia="Times New Roman" w:hAnsi="Times New Roman" w:cs="Times New Roman"/>
          <w:sz w:val="24"/>
          <w:szCs w:val="24"/>
          <w:highlight w:val="white"/>
        </w:rPr>
        <w:t xml:space="preserve">, E., &amp; Levine, S. (2002). Language input and child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syntax. </w:t>
      </w:r>
      <w:r>
        <w:rPr>
          <w:rFonts w:ascii="Times New Roman" w:eastAsia="Times New Roman" w:hAnsi="Times New Roman" w:cs="Times New Roman"/>
          <w:i/>
          <w:sz w:val="24"/>
          <w:szCs w:val="24"/>
          <w:highlight w:val="white"/>
        </w:rPr>
        <w:t>Cognitive psychology, 45</w:t>
      </w:r>
      <w:r>
        <w:rPr>
          <w:rFonts w:ascii="Times New Roman" w:eastAsia="Times New Roman" w:hAnsi="Times New Roman" w:cs="Times New Roman"/>
          <w:sz w:val="24"/>
          <w:szCs w:val="24"/>
          <w:highlight w:val="white"/>
        </w:rPr>
        <w:t>(3), 337-374. https://doi.org/10.1016/S0010-0285(02)00500-5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Waterfall, H. R., </w:t>
      </w:r>
      <w:proofErr w:type="spellStart"/>
      <w:r>
        <w:rPr>
          <w:rFonts w:ascii="Times New Roman" w:eastAsia="Times New Roman" w:hAnsi="Times New Roman" w:cs="Times New Roman"/>
          <w:sz w:val="24"/>
          <w:szCs w:val="24"/>
          <w:highlight w:val="white"/>
        </w:rPr>
        <w:t>Vevea</w:t>
      </w:r>
      <w:proofErr w:type="spellEnd"/>
      <w:r>
        <w:rPr>
          <w:rFonts w:ascii="Times New Roman" w:eastAsia="Times New Roman" w:hAnsi="Times New Roman" w:cs="Times New Roman"/>
          <w:sz w:val="24"/>
          <w:szCs w:val="24"/>
          <w:highlight w:val="white"/>
        </w:rPr>
        <w:t xml:space="preserve">, J. L., &amp; Hedges, L. V. (2007). The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varieties of speech to young children. D</w:t>
      </w:r>
      <w:r>
        <w:rPr>
          <w:rFonts w:ascii="Times New Roman" w:eastAsia="Times New Roman" w:hAnsi="Times New Roman" w:cs="Times New Roman"/>
          <w:i/>
          <w:sz w:val="24"/>
          <w:szCs w:val="24"/>
          <w:highlight w:val="white"/>
        </w:rPr>
        <w:t>evelopmental Psychology, 43</w:t>
      </w:r>
      <w:r>
        <w:rPr>
          <w:rFonts w:ascii="Times New Roman" w:eastAsia="Times New Roman" w:hAnsi="Times New Roman" w:cs="Times New Roman"/>
          <w:sz w:val="24"/>
          <w:szCs w:val="24"/>
          <w:highlight w:val="white"/>
        </w:rPr>
        <w:t>(5), 1062.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https://doi.org/10.1037/0012-1649.43.5.1062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Ibbotson, P, &amp; Browne, W. J. (2024). The effects of family, culture and sex on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linguistic development across 20 languages. </w:t>
      </w:r>
      <w:r>
        <w:rPr>
          <w:rFonts w:ascii="Times New Roman" w:eastAsia="Times New Roman" w:hAnsi="Times New Roman" w:cs="Times New Roman"/>
          <w:i/>
          <w:sz w:val="24"/>
          <w:szCs w:val="24"/>
          <w:highlight w:val="white"/>
        </w:rPr>
        <w:t>Developmental Science 27(6)</w:t>
      </w:r>
      <w:r>
        <w:rPr>
          <w:rFonts w:ascii="Times New Roman" w:eastAsia="Times New Roman" w:hAnsi="Times New Roman" w:cs="Times New Roman"/>
          <w:sz w:val="24"/>
          <w:szCs w:val="24"/>
          <w:highlight w:val="white"/>
        </w:rPr>
        <w:t xml:space="preserve">, e13547. </w:t>
      </w:r>
      <w:hyperlink r:id="rId22">
        <w:r>
          <w:rPr>
            <w:rFonts w:ascii="Times New Roman" w:eastAsia="Times New Roman" w:hAnsi="Times New Roman" w:cs="Times New Roman"/>
            <w:color w:val="1155CC"/>
            <w:sz w:val="24"/>
            <w:szCs w:val="24"/>
            <w:highlight w:val="white"/>
            <w:u w:val="single"/>
          </w:rPr>
          <w:t>https://doi.org/10.1111/desc.13547</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Isleyen</w:t>
      </w:r>
      <w:proofErr w:type="spellEnd"/>
      <w:r>
        <w:rPr>
          <w:rFonts w:ascii="Times New Roman" w:eastAsia="Times New Roman" w:hAnsi="Times New Roman" w:cs="Times New Roman"/>
          <w:sz w:val="24"/>
          <w:szCs w:val="24"/>
          <w:highlight w:val="white"/>
        </w:rPr>
        <w:t xml:space="preserve">, M. A. (2021). Marital functioning and parenting in extended family living arrangements: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qualitative study in family buildings [Master's thesis, Istanbul Bilgi University].</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Keller, H. (2012). Autonomy and relatedness revisited: Cultural manifestations of universal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human needs. </w:t>
      </w:r>
      <w:r>
        <w:rPr>
          <w:rFonts w:ascii="Times New Roman" w:eastAsia="Times New Roman" w:hAnsi="Times New Roman" w:cs="Times New Roman"/>
          <w:i/>
          <w:sz w:val="24"/>
          <w:szCs w:val="24"/>
          <w:highlight w:val="white"/>
        </w:rPr>
        <w:t>Child Development Perspectives, 6</w:t>
      </w:r>
      <w:r>
        <w:rPr>
          <w:rFonts w:ascii="Times New Roman" w:eastAsia="Times New Roman" w:hAnsi="Times New Roman" w:cs="Times New Roman"/>
          <w:sz w:val="24"/>
          <w:szCs w:val="24"/>
          <w:highlight w:val="white"/>
        </w:rPr>
        <w:t>(1), 12-18.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https://doi.org/10.1111/j.1750-8606.2011.00208.x</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Kidd, E., &amp; Garcia, R. (2022). How diverse is child language acquisition research? </w:t>
      </w:r>
      <w:r>
        <w:rPr>
          <w:rFonts w:ascii="Times New Roman" w:eastAsia="Times New Roman" w:hAnsi="Times New Roman" w:cs="Times New Roman"/>
          <w:i/>
          <w:sz w:val="24"/>
          <w:szCs w:val="24"/>
          <w:highlight w:val="white"/>
        </w:rPr>
        <w:t xml:space="preserve">First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42</w:t>
      </w:r>
      <w:r>
        <w:rPr>
          <w:rFonts w:ascii="Times New Roman" w:eastAsia="Times New Roman" w:hAnsi="Times New Roman" w:cs="Times New Roman"/>
          <w:sz w:val="24"/>
          <w:szCs w:val="24"/>
          <w:highlight w:val="white"/>
        </w:rPr>
        <w:t>(6), 703-735. https://doi.org/10.1177/01427237211066405</w:t>
      </w:r>
    </w:p>
    <w:p w:rsidR="00634943" w:rsidDel="00FA3C99" w:rsidRDefault="00161200">
      <w:pPr>
        <w:spacing w:before="120" w:after="240" w:line="480" w:lineRule="auto"/>
        <w:rPr>
          <w:del w:id="125" w:author="Microsoft Office User" w:date="2025-03-12T12:43:00Z"/>
          <w:rFonts w:ascii="Times New Roman" w:eastAsia="Times New Roman" w:hAnsi="Times New Roman" w:cs="Times New Roman"/>
          <w:sz w:val="24"/>
          <w:szCs w:val="24"/>
          <w:highlight w:val="white"/>
        </w:rPr>
      </w:pPr>
      <w:del w:id="126" w:author="Microsoft Office User" w:date="2025-03-12T12:43:00Z">
        <w:r w:rsidDel="00FA3C99">
          <w:rPr>
            <w:rFonts w:ascii="Times New Roman" w:eastAsia="Times New Roman" w:hAnsi="Times New Roman" w:cs="Times New Roman"/>
            <w:sz w:val="24"/>
            <w:szCs w:val="24"/>
            <w:highlight w:val="white"/>
          </w:rPr>
          <w:delText xml:space="preserve">Lieven, E., &amp; Stoll, S. (2013). Early communicative development in two cultures: A comparison </w:delText>
        </w:r>
      </w:del>
    </w:p>
    <w:p w:rsidR="00634943" w:rsidDel="00FA3C99" w:rsidRDefault="00161200">
      <w:pPr>
        <w:spacing w:before="120" w:after="240" w:line="480" w:lineRule="auto"/>
        <w:ind w:left="720"/>
        <w:rPr>
          <w:del w:id="127" w:author="Microsoft Office User" w:date="2025-03-12T12:43:00Z"/>
          <w:rFonts w:ascii="Times New Roman" w:eastAsia="Times New Roman" w:hAnsi="Times New Roman" w:cs="Times New Roman"/>
          <w:sz w:val="24"/>
          <w:szCs w:val="24"/>
          <w:highlight w:val="white"/>
        </w:rPr>
      </w:pPr>
      <w:del w:id="128" w:author="Microsoft Office User" w:date="2025-03-12T12:43:00Z">
        <w:r w:rsidDel="00FA3C99">
          <w:rPr>
            <w:rFonts w:ascii="Times New Roman" w:eastAsia="Times New Roman" w:hAnsi="Times New Roman" w:cs="Times New Roman"/>
            <w:sz w:val="24"/>
            <w:szCs w:val="24"/>
            <w:highlight w:val="white"/>
          </w:rPr>
          <w:delText xml:space="preserve">of the communicative environments of children from two cultures. </w:delText>
        </w:r>
        <w:r w:rsidDel="00FA3C99">
          <w:rPr>
            <w:rFonts w:ascii="Times New Roman" w:eastAsia="Times New Roman" w:hAnsi="Times New Roman" w:cs="Times New Roman"/>
            <w:i/>
            <w:sz w:val="24"/>
            <w:szCs w:val="24"/>
            <w:highlight w:val="white"/>
          </w:rPr>
          <w:delText>Human Development, 56</w:delText>
        </w:r>
        <w:r w:rsidDel="00FA3C99">
          <w:rPr>
            <w:rFonts w:ascii="Times New Roman" w:eastAsia="Times New Roman" w:hAnsi="Times New Roman" w:cs="Times New Roman"/>
            <w:sz w:val="24"/>
            <w:szCs w:val="24"/>
            <w:highlight w:val="white"/>
          </w:rPr>
          <w:delText>(3), 178-206. https://doi.org/10.1159/000351073</w:delText>
        </w:r>
      </w:del>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Scaff, C., Demuth, K.,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&amp; Havron, N. (2022). Child-directed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overheard input from different speakers in two distinct cultures.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(6), 1173--1192. https://doi.org/10.1017/S0305000921000623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 Y., Zhang, X., Pappas, L., Rule, A., Gao, Y., Dill, S. E., ... &amp; </w:t>
      </w:r>
      <w:proofErr w:type="spellStart"/>
      <w:r>
        <w:rPr>
          <w:rFonts w:ascii="Times New Roman" w:eastAsia="Times New Roman" w:hAnsi="Times New Roman" w:cs="Times New Roman"/>
          <w:sz w:val="24"/>
          <w:szCs w:val="24"/>
          <w:highlight w:val="white"/>
        </w:rPr>
        <w:t>Rozelle</w:t>
      </w:r>
      <w:proofErr w:type="spellEnd"/>
      <w:r>
        <w:rPr>
          <w:rFonts w:ascii="Times New Roman" w:eastAsia="Times New Roman" w:hAnsi="Times New Roman" w:cs="Times New Roman"/>
          <w:sz w:val="24"/>
          <w:szCs w:val="24"/>
          <w:highlight w:val="white"/>
        </w:rPr>
        <w:t xml:space="preserve">, S. (2024).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Associations between urbanization and the home language environment: Evidence from a LENA study in rural and peri‐urban China. </w:t>
      </w:r>
      <w:r>
        <w:rPr>
          <w:rFonts w:ascii="Times New Roman" w:eastAsia="Times New Roman" w:hAnsi="Times New Roman" w:cs="Times New Roman"/>
          <w:i/>
          <w:sz w:val="24"/>
          <w:szCs w:val="24"/>
          <w:highlight w:val="white"/>
        </w:rPr>
        <w:t>Child Development, 95</w:t>
      </w:r>
      <w:r>
        <w:rPr>
          <w:rFonts w:ascii="Times New Roman" w:eastAsia="Times New Roman" w:hAnsi="Times New Roman" w:cs="Times New Roman"/>
          <w:sz w:val="24"/>
          <w:szCs w:val="24"/>
          <w:highlight w:val="white"/>
        </w:rPr>
        <w:t>(2), e74-e92. https://doi.org/10.1111/cdev.14034</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xml:space="preserve">, B. (2000). </w:t>
      </w:r>
      <w:r>
        <w:rPr>
          <w:rFonts w:ascii="Times New Roman" w:eastAsia="Times New Roman" w:hAnsi="Times New Roman" w:cs="Times New Roman"/>
          <w:i/>
          <w:sz w:val="24"/>
          <w:szCs w:val="24"/>
          <w:highlight w:val="white"/>
        </w:rPr>
        <w:t xml:space="preserve">The CHILDES project: Tools for analyzing talk. </w:t>
      </w:r>
      <w:r>
        <w:rPr>
          <w:rFonts w:ascii="Times New Roman" w:eastAsia="Times New Roman" w:hAnsi="Times New Roman" w:cs="Times New Roman"/>
          <w:sz w:val="24"/>
          <w:szCs w:val="24"/>
          <w:highlight w:val="white"/>
        </w:rPr>
        <w:t>MIT Press.</w:t>
      </w:r>
    </w:p>
    <w:p w:rsidR="00634943" w:rsidDel="00FA3C99" w:rsidRDefault="00161200">
      <w:pPr>
        <w:spacing w:before="120" w:after="240" w:line="480" w:lineRule="auto"/>
        <w:rPr>
          <w:del w:id="129" w:author="Microsoft Office User" w:date="2025-03-12T12:44:00Z"/>
          <w:rFonts w:ascii="Times New Roman" w:eastAsia="Times New Roman" w:hAnsi="Times New Roman" w:cs="Times New Roman"/>
          <w:i/>
          <w:sz w:val="24"/>
          <w:szCs w:val="24"/>
          <w:highlight w:val="white"/>
        </w:rPr>
      </w:pPr>
      <w:del w:id="130" w:author="Microsoft Office User" w:date="2025-03-12T12:44:00Z">
        <w:r w:rsidDel="00FA3C99">
          <w:rPr>
            <w:rFonts w:ascii="Times New Roman" w:eastAsia="Times New Roman" w:hAnsi="Times New Roman" w:cs="Times New Roman"/>
            <w:sz w:val="24"/>
            <w:szCs w:val="24"/>
            <w:highlight w:val="white"/>
          </w:rPr>
          <w:lastRenderedPageBreak/>
          <w:delText xml:space="preserve">MacWhinney, B. (2019). Understanding spoken language through TalkBank. </w:delText>
        </w:r>
        <w:r w:rsidDel="00FA3C99">
          <w:rPr>
            <w:rFonts w:ascii="Times New Roman" w:eastAsia="Times New Roman" w:hAnsi="Times New Roman" w:cs="Times New Roman"/>
            <w:i/>
            <w:sz w:val="24"/>
            <w:szCs w:val="24"/>
            <w:highlight w:val="white"/>
          </w:rPr>
          <w:delText xml:space="preserve">Behavior Research </w:delText>
        </w:r>
      </w:del>
    </w:p>
    <w:p w:rsidR="00634943" w:rsidDel="00FA3C99" w:rsidRDefault="00161200">
      <w:pPr>
        <w:spacing w:before="120" w:after="240" w:line="480" w:lineRule="auto"/>
        <w:ind w:firstLine="720"/>
        <w:rPr>
          <w:del w:id="131" w:author="Microsoft Office User" w:date="2025-03-12T12:44:00Z"/>
          <w:rFonts w:ascii="Times New Roman" w:eastAsia="Times New Roman" w:hAnsi="Times New Roman" w:cs="Times New Roman"/>
          <w:sz w:val="24"/>
          <w:szCs w:val="24"/>
          <w:highlight w:val="white"/>
        </w:rPr>
      </w:pPr>
      <w:del w:id="132" w:author="Microsoft Office User" w:date="2025-03-12T12:44:00Z">
        <w:r w:rsidDel="00FA3C99">
          <w:rPr>
            <w:rFonts w:ascii="Times New Roman" w:eastAsia="Times New Roman" w:hAnsi="Times New Roman" w:cs="Times New Roman"/>
            <w:i/>
            <w:sz w:val="24"/>
            <w:szCs w:val="24"/>
            <w:highlight w:val="white"/>
          </w:rPr>
          <w:delText>Methods, 51</w:delText>
        </w:r>
        <w:r w:rsidDel="00FA3C99">
          <w:rPr>
            <w:rFonts w:ascii="Times New Roman" w:eastAsia="Times New Roman" w:hAnsi="Times New Roman" w:cs="Times New Roman"/>
            <w:sz w:val="24"/>
            <w:szCs w:val="24"/>
            <w:highlight w:val="white"/>
          </w:rPr>
          <w:delText>, 1919-1927. https://doi.org/10.3758/s13428-018-1174-9</w:delText>
        </w:r>
      </w:del>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Majid, A., &amp; Levinson, S. C. (2010). Weird languages have misled us, too. </w:t>
      </w:r>
      <w:r>
        <w:rPr>
          <w:rFonts w:ascii="Times New Roman" w:eastAsia="Times New Roman" w:hAnsi="Times New Roman" w:cs="Times New Roman"/>
          <w:i/>
          <w:sz w:val="24"/>
          <w:szCs w:val="24"/>
          <w:highlight w:val="white"/>
        </w:rPr>
        <w:t xml:space="preserve">Behavioral and Brain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Sciences, 33</w:t>
      </w:r>
      <w:r>
        <w:rPr>
          <w:rFonts w:ascii="Times New Roman" w:eastAsia="Times New Roman" w:hAnsi="Times New Roman" w:cs="Times New Roman"/>
          <w:sz w:val="24"/>
          <w:szCs w:val="24"/>
          <w:highlight w:val="white"/>
        </w:rPr>
        <w:t>(2-3), 103-103. https://doi.org/10.1017/S0140525X1000018X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McCabe, A.,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xml:space="preserve">, C. S., Bornstein, M. H., </w:t>
      </w:r>
      <w:proofErr w:type="spellStart"/>
      <w:r>
        <w:rPr>
          <w:rFonts w:ascii="Times New Roman" w:eastAsia="Times New Roman" w:hAnsi="Times New Roman" w:cs="Times New Roman"/>
          <w:sz w:val="24"/>
          <w:szCs w:val="24"/>
          <w:highlight w:val="white"/>
        </w:rPr>
        <w:t>Brockmeyer</w:t>
      </w:r>
      <w:proofErr w:type="spellEnd"/>
      <w:r>
        <w:rPr>
          <w:rFonts w:ascii="Times New Roman" w:eastAsia="Times New Roman" w:hAnsi="Times New Roman" w:cs="Times New Roman"/>
          <w:sz w:val="24"/>
          <w:szCs w:val="24"/>
          <w:highlight w:val="white"/>
        </w:rPr>
        <w:t xml:space="preserve"> Cates, C., </w:t>
      </w: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Wishard</w:t>
      </w:r>
      <w:proofErr w:type="spellEnd"/>
      <w:r>
        <w:rPr>
          <w:rFonts w:ascii="Times New Roman" w:eastAsia="Times New Roman" w:hAnsi="Times New Roman" w:cs="Times New Roman"/>
          <w:sz w:val="24"/>
          <w:szCs w:val="24"/>
          <w:highlight w:val="white"/>
        </w:rPr>
        <w:t xml:space="preserve"> Guerra, A., et al. (2013). Multilingual children beyond myths and toward best practices. </w:t>
      </w:r>
      <w:r>
        <w:rPr>
          <w:rFonts w:ascii="Times New Roman" w:eastAsia="Times New Roman" w:hAnsi="Times New Roman" w:cs="Times New Roman"/>
          <w:i/>
          <w:sz w:val="24"/>
          <w:szCs w:val="24"/>
          <w:highlight w:val="white"/>
        </w:rPr>
        <w:t>Social policy report,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4</w:t>
      </w:r>
      <w:r>
        <w:rPr>
          <w:rFonts w:ascii="Times New Roman" w:eastAsia="Times New Roman" w:hAnsi="Times New Roman" w:cs="Times New Roman"/>
          <w:sz w:val="24"/>
          <w:szCs w:val="24"/>
          <w:highlight w:val="white"/>
        </w:rPr>
        <w:t>(27). Society for Research in Child Development. https://doi.org/10.1002/j.2379-3988.2013.tb00077.x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Moriguchi</w:t>
      </w:r>
      <w:proofErr w:type="spellEnd"/>
      <w:r>
        <w:rPr>
          <w:rFonts w:ascii="Times New Roman" w:eastAsia="Times New Roman" w:hAnsi="Times New Roman" w:cs="Times New Roman"/>
          <w:sz w:val="24"/>
          <w:szCs w:val="24"/>
          <w:highlight w:val="white"/>
        </w:rPr>
        <w:t xml:space="preserve">, Y. (2022). Beyond bias to Western participants, authors, and editors 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science. </w:t>
      </w:r>
      <w:r>
        <w:rPr>
          <w:rFonts w:ascii="Times New Roman" w:eastAsia="Times New Roman" w:hAnsi="Times New Roman" w:cs="Times New Roman"/>
          <w:i/>
          <w:sz w:val="24"/>
          <w:szCs w:val="24"/>
          <w:highlight w:val="white"/>
        </w:rPr>
        <w:t>Infant and Child Development, 31</w:t>
      </w:r>
      <w:r>
        <w:rPr>
          <w:rFonts w:ascii="Times New Roman" w:eastAsia="Times New Roman" w:hAnsi="Times New Roman" w:cs="Times New Roman"/>
          <w:sz w:val="24"/>
          <w:szCs w:val="24"/>
          <w:highlight w:val="white"/>
        </w:rPr>
        <w:t>(1), e2256.</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https://doi.org/10.1002/icd.2256</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Nielsen, M., </w:t>
      </w:r>
      <w:proofErr w:type="spellStart"/>
      <w:r>
        <w:rPr>
          <w:rFonts w:ascii="Times New Roman" w:eastAsia="Times New Roman" w:hAnsi="Times New Roman" w:cs="Times New Roman"/>
          <w:sz w:val="24"/>
          <w:szCs w:val="24"/>
          <w:highlight w:val="white"/>
        </w:rPr>
        <w:t>Haun</w:t>
      </w:r>
      <w:proofErr w:type="spellEnd"/>
      <w:r>
        <w:rPr>
          <w:rFonts w:ascii="Times New Roman" w:eastAsia="Times New Roman" w:hAnsi="Times New Roman" w:cs="Times New Roman"/>
          <w:sz w:val="24"/>
          <w:szCs w:val="24"/>
          <w:highlight w:val="white"/>
        </w:rPr>
        <w:t xml:space="preserve">, D., </w:t>
      </w:r>
      <w:proofErr w:type="spellStart"/>
      <w:r>
        <w:rPr>
          <w:rFonts w:ascii="Times New Roman" w:eastAsia="Times New Roman" w:hAnsi="Times New Roman" w:cs="Times New Roman"/>
          <w:sz w:val="24"/>
          <w:szCs w:val="24"/>
          <w:highlight w:val="white"/>
        </w:rPr>
        <w:t>Kärtner</w:t>
      </w:r>
      <w:proofErr w:type="spellEnd"/>
      <w:r>
        <w:rPr>
          <w:rFonts w:ascii="Times New Roman" w:eastAsia="Times New Roman" w:hAnsi="Times New Roman" w:cs="Times New Roman"/>
          <w:sz w:val="24"/>
          <w:szCs w:val="24"/>
          <w:highlight w:val="white"/>
        </w:rPr>
        <w:t xml:space="preserve">, J., &amp; </w:t>
      </w:r>
      <w:proofErr w:type="spellStart"/>
      <w:r>
        <w:rPr>
          <w:rFonts w:ascii="Times New Roman" w:eastAsia="Times New Roman" w:hAnsi="Times New Roman" w:cs="Times New Roman"/>
          <w:sz w:val="24"/>
          <w:szCs w:val="24"/>
          <w:highlight w:val="white"/>
        </w:rPr>
        <w:t>Legare</w:t>
      </w:r>
      <w:proofErr w:type="spellEnd"/>
      <w:r>
        <w:rPr>
          <w:rFonts w:ascii="Times New Roman" w:eastAsia="Times New Roman" w:hAnsi="Times New Roman" w:cs="Times New Roman"/>
          <w:sz w:val="24"/>
          <w:szCs w:val="24"/>
          <w:highlight w:val="white"/>
        </w:rPr>
        <w:t xml:space="preserve">, C. H. (2017). The persistent sampling bias in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psychology: A call to action. </w:t>
      </w:r>
      <w:r>
        <w:rPr>
          <w:rFonts w:ascii="Times New Roman" w:eastAsia="Times New Roman" w:hAnsi="Times New Roman" w:cs="Times New Roman"/>
          <w:i/>
          <w:sz w:val="24"/>
          <w:szCs w:val="24"/>
          <w:highlight w:val="white"/>
        </w:rPr>
        <w:t>Journal of Experimental Child Psychology, 162</w:t>
      </w:r>
      <w:r>
        <w:rPr>
          <w:rFonts w:ascii="Times New Roman" w:eastAsia="Times New Roman" w:hAnsi="Times New Roman" w:cs="Times New Roman"/>
          <w:sz w:val="24"/>
          <w:szCs w:val="24"/>
          <w:highlight w:val="white"/>
        </w:rPr>
        <w:t>, 31-38. https://doi.org/10.1016/j.jecp.2017.04.017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Oshima-Takane</w:t>
      </w:r>
      <w:proofErr w:type="spellEnd"/>
      <w:r>
        <w:rPr>
          <w:rFonts w:ascii="Times New Roman" w:eastAsia="Times New Roman" w:hAnsi="Times New Roman" w:cs="Times New Roman"/>
          <w:sz w:val="24"/>
          <w:szCs w:val="24"/>
          <w:highlight w:val="white"/>
        </w:rPr>
        <w:t xml:space="preserve">, Y., </w:t>
      </w:r>
      <w:proofErr w:type="spellStart"/>
      <w:r>
        <w:rPr>
          <w:rFonts w:ascii="Times New Roman" w:eastAsia="Times New Roman" w:hAnsi="Times New Roman" w:cs="Times New Roman"/>
          <w:sz w:val="24"/>
          <w:szCs w:val="24"/>
          <w:highlight w:val="white"/>
        </w:rPr>
        <w:t>Goodz</w:t>
      </w:r>
      <w:proofErr w:type="spellEnd"/>
      <w:r>
        <w:rPr>
          <w:rFonts w:ascii="Times New Roman" w:eastAsia="Times New Roman" w:hAnsi="Times New Roman" w:cs="Times New Roman"/>
          <w:sz w:val="24"/>
          <w:szCs w:val="24"/>
          <w:highlight w:val="white"/>
        </w:rPr>
        <w:t xml:space="preserve">, E., &amp; </w:t>
      </w:r>
      <w:proofErr w:type="spellStart"/>
      <w:r>
        <w:rPr>
          <w:rFonts w:ascii="Times New Roman" w:eastAsia="Times New Roman" w:hAnsi="Times New Roman" w:cs="Times New Roman"/>
          <w:sz w:val="24"/>
          <w:szCs w:val="24"/>
          <w:highlight w:val="white"/>
        </w:rPr>
        <w:t>Derevensky</w:t>
      </w:r>
      <w:proofErr w:type="spellEnd"/>
      <w:r>
        <w:rPr>
          <w:rFonts w:ascii="Times New Roman" w:eastAsia="Times New Roman" w:hAnsi="Times New Roman" w:cs="Times New Roman"/>
          <w:sz w:val="24"/>
          <w:szCs w:val="24"/>
          <w:highlight w:val="white"/>
        </w:rPr>
        <w:t xml:space="preserve">, J. L. (1996). Birth order effects on early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development: Do </w:t>
      </w:r>
      <w:proofErr w:type="spellStart"/>
      <w:r>
        <w:rPr>
          <w:rFonts w:ascii="Times New Roman" w:eastAsia="Times New Roman" w:hAnsi="Times New Roman" w:cs="Times New Roman"/>
          <w:sz w:val="24"/>
          <w:szCs w:val="24"/>
          <w:highlight w:val="white"/>
        </w:rPr>
        <w:t>secondborn</w:t>
      </w:r>
      <w:proofErr w:type="spellEnd"/>
      <w:r>
        <w:rPr>
          <w:rFonts w:ascii="Times New Roman" w:eastAsia="Times New Roman" w:hAnsi="Times New Roman" w:cs="Times New Roman"/>
          <w:sz w:val="24"/>
          <w:szCs w:val="24"/>
          <w:highlight w:val="white"/>
        </w:rPr>
        <w:t xml:space="preserve"> children learn from overheard speech? </w:t>
      </w:r>
      <w:r>
        <w:rPr>
          <w:rFonts w:ascii="Times New Roman" w:eastAsia="Times New Roman" w:hAnsi="Times New Roman" w:cs="Times New Roman"/>
          <w:i/>
          <w:sz w:val="24"/>
          <w:szCs w:val="24"/>
          <w:highlight w:val="white"/>
        </w:rPr>
        <w:t>Child Development, 67</w:t>
      </w:r>
      <w:r>
        <w:rPr>
          <w:rFonts w:ascii="Times New Roman" w:eastAsia="Times New Roman" w:hAnsi="Times New Roman" w:cs="Times New Roman"/>
          <w:sz w:val="24"/>
          <w:szCs w:val="24"/>
          <w:highlight w:val="white"/>
        </w:rPr>
        <w:t>(2), 621-634. https://doi.org/10.1111/j.1467-8624.1996.tb01755.x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Bernard, J. Y., </w:t>
      </w:r>
      <w:proofErr w:type="spellStart"/>
      <w:r>
        <w:rPr>
          <w:rFonts w:ascii="Times New Roman" w:eastAsia="Times New Roman" w:hAnsi="Times New Roman" w:cs="Times New Roman"/>
          <w:sz w:val="24"/>
          <w:szCs w:val="24"/>
          <w:highlight w:val="white"/>
        </w:rPr>
        <w:t>Hoertel</w:t>
      </w:r>
      <w:proofErr w:type="spellEnd"/>
      <w:r>
        <w:rPr>
          <w:rFonts w:ascii="Times New Roman" w:eastAsia="Times New Roman" w:hAnsi="Times New Roman" w:cs="Times New Roman"/>
          <w:sz w:val="24"/>
          <w:szCs w:val="24"/>
          <w:highlight w:val="white"/>
        </w:rPr>
        <w:t xml:space="preserve">, N.,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A., Charles, M.-A., De Agostini, M., et al.</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(2016). Differential effects of factors influencing cognitive development at the age of 5-to-6 years. </w:t>
      </w:r>
      <w:r>
        <w:rPr>
          <w:rFonts w:ascii="Times New Roman" w:eastAsia="Times New Roman" w:hAnsi="Times New Roman" w:cs="Times New Roman"/>
          <w:i/>
          <w:sz w:val="24"/>
          <w:szCs w:val="24"/>
          <w:highlight w:val="white"/>
        </w:rPr>
        <w:t>Cognitive Development, 40</w:t>
      </w:r>
      <w:r>
        <w:rPr>
          <w:rFonts w:ascii="Times New Roman" w:eastAsia="Times New Roman" w:hAnsi="Times New Roman" w:cs="Times New Roman"/>
          <w:sz w:val="24"/>
          <w:szCs w:val="24"/>
          <w:highlight w:val="white"/>
        </w:rPr>
        <w:t xml:space="preserve">, 152-162. </w:t>
      </w:r>
      <w:hyperlink r:id="rId23">
        <w:r>
          <w:rPr>
            <w:rFonts w:ascii="Times New Roman" w:eastAsia="Times New Roman" w:hAnsi="Times New Roman" w:cs="Times New Roman"/>
            <w:color w:val="1155CC"/>
            <w:sz w:val="24"/>
            <w:szCs w:val="24"/>
            <w:highlight w:val="white"/>
            <w:u w:val="single"/>
          </w:rPr>
          <w:t>https://doi.org/10.1016/j.cogdev.2016.10.001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Piot, L., Havron, N.,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Socioeconomic status correlates with measures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Language Environment Analysis (LENA) system: A meta-analysis.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 xml:space="preserve">(5), 1037-1051. </w:t>
      </w:r>
      <w:hyperlink r:id="rId24">
        <w:r>
          <w:rPr>
            <w:rFonts w:ascii="Times New Roman" w:eastAsia="Times New Roman" w:hAnsi="Times New Roman" w:cs="Times New Roman"/>
            <w:color w:val="1155CC"/>
            <w:sz w:val="24"/>
            <w:szCs w:val="24"/>
            <w:highlight w:val="white"/>
            <w:u w:val="single"/>
          </w:rPr>
          <w:t>https://doi.org</w:t>
        </w:r>
      </w:hyperlink>
      <w:r>
        <w:rPr>
          <w:rFonts w:ascii="Times New Roman" w:eastAsia="Times New Roman" w:hAnsi="Times New Roman" w:cs="Times New Roman"/>
          <w:color w:val="1155CC"/>
          <w:sz w:val="24"/>
          <w:szCs w:val="24"/>
          <w:highlight w:val="white"/>
          <w:u w:val="single"/>
        </w:rPr>
        <w:t>/10.1017/S0305000921000441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L. (1980). </w:t>
      </w:r>
      <w:r>
        <w:rPr>
          <w:rFonts w:ascii="Times New Roman" w:eastAsia="Times New Roman" w:hAnsi="Times New Roman" w:cs="Times New Roman"/>
          <w:i/>
          <w:sz w:val="24"/>
          <w:szCs w:val="24"/>
          <w:highlight w:val="white"/>
        </w:rPr>
        <w:t xml:space="preserve">The acquisition of grammatical morphemes in Quiche Mayan </w:t>
      </w:r>
      <w:r>
        <w:rPr>
          <w:rFonts w:ascii="Times New Roman" w:eastAsia="Times New Roman" w:hAnsi="Times New Roman" w:cs="Times New Roman"/>
          <w:sz w:val="24"/>
          <w:szCs w:val="24"/>
          <w:highlight w:val="white"/>
        </w:rPr>
        <w:t xml:space="preserve">[Doctoral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dissertation, University of Pittsburgh].</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&amp; </w:t>
      </w:r>
      <w:proofErr w:type="spellStart"/>
      <w:r>
        <w:rPr>
          <w:rFonts w:ascii="Times New Roman" w:eastAsia="Times New Roman" w:hAnsi="Times New Roman" w:cs="Times New Roman"/>
          <w:sz w:val="24"/>
          <w:szCs w:val="24"/>
          <w:highlight w:val="white"/>
        </w:rPr>
        <w:t>Poz</w:t>
      </w:r>
      <w:proofErr w:type="spellEnd"/>
      <w:r>
        <w:rPr>
          <w:rFonts w:ascii="Times New Roman" w:eastAsia="Times New Roman" w:hAnsi="Times New Roman" w:cs="Times New Roman"/>
          <w:sz w:val="24"/>
          <w:szCs w:val="24"/>
          <w:highlight w:val="white"/>
        </w:rPr>
        <w:t xml:space="preserve">, P. Q. (1988). Precocious passives (and </w:t>
      </w:r>
      <w:proofErr w:type="spellStart"/>
      <w:r>
        <w:rPr>
          <w:rFonts w:ascii="Times New Roman" w:eastAsia="Times New Roman" w:hAnsi="Times New Roman" w:cs="Times New Roman"/>
          <w:sz w:val="24"/>
          <w:szCs w:val="24"/>
          <w:highlight w:val="white"/>
        </w:rPr>
        <w:t>antipassives</w:t>
      </w:r>
      <w:proofErr w:type="spellEnd"/>
      <w:r>
        <w:rPr>
          <w:rFonts w:ascii="Times New Roman" w:eastAsia="Times New Roman" w:hAnsi="Times New Roman" w:cs="Times New Roman"/>
          <w:sz w:val="24"/>
          <w:szCs w:val="24"/>
          <w:highlight w:val="white"/>
        </w:rPr>
        <w:t xml:space="preserve">) in Quiche Mayan. </w:t>
      </w:r>
      <w:r>
        <w:rPr>
          <w:rFonts w:ascii="Times New Roman" w:eastAsia="Times New Roman" w:hAnsi="Times New Roman" w:cs="Times New Roman"/>
          <w:i/>
          <w:sz w:val="24"/>
          <w:szCs w:val="24"/>
          <w:highlight w:val="white"/>
        </w:rPr>
        <w:t xml:space="preserve">Journal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of Child Language, 15</w:t>
      </w:r>
      <w:r>
        <w:rPr>
          <w:rFonts w:ascii="Times New Roman" w:eastAsia="Times New Roman" w:hAnsi="Times New Roman" w:cs="Times New Roman"/>
          <w:sz w:val="24"/>
          <w:szCs w:val="24"/>
          <w:highlight w:val="white"/>
        </w:rPr>
        <w:t>(1), 129-135.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 Core Team. (2020). </w:t>
      </w:r>
      <w:r>
        <w:rPr>
          <w:rFonts w:ascii="Times New Roman" w:eastAsia="Times New Roman" w:hAnsi="Times New Roman" w:cs="Times New Roman"/>
          <w:i/>
          <w:sz w:val="24"/>
          <w:szCs w:val="24"/>
          <w:highlight w:val="white"/>
        </w:rPr>
        <w:t>R: A language and environment for statistical computing.</w:t>
      </w:r>
      <w:r>
        <w:rPr>
          <w:rFonts w:ascii="Times New Roman" w:eastAsia="Times New Roman" w:hAnsi="Times New Roman" w:cs="Times New Roman"/>
          <w:sz w:val="24"/>
          <w:szCs w:val="24"/>
          <w:highlight w:val="white"/>
        </w:rPr>
        <w:t xml:space="preserve"> R Foundation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Statistical Computing, Vienna, Austria. URL</w:t>
      </w:r>
      <w:hyperlink r:id="rId25">
        <w:r>
          <w:rPr>
            <w:rFonts w:ascii="Times New Roman" w:eastAsia="Times New Roman" w:hAnsi="Times New Roman" w:cs="Times New Roman"/>
            <w:sz w:val="24"/>
            <w:szCs w:val="24"/>
            <w:highlight w:val="white"/>
          </w:rPr>
          <w:t xml:space="preserve"> </w:t>
        </w:r>
      </w:hyperlink>
      <w:hyperlink r:id="rId26">
        <w:r>
          <w:rPr>
            <w:rFonts w:ascii="Times New Roman" w:eastAsia="Times New Roman" w:hAnsi="Times New Roman" w:cs="Times New Roman"/>
            <w:color w:val="1155CC"/>
            <w:sz w:val="24"/>
            <w:szCs w:val="24"/>
            <w:highlight w:val="white"/>
            <w:u w:val="single"/>
          </w:rPr>
          <w:t>https://www.R-project.org/</w:t>
        </w:r>
      </w:hyperlink>
      <w:r>
        <w:rPr>
          <w:rFonts w:ascii="Times New Roman" w:eastAsia="Times New Roman" w:hAnsi="Times New Roman" w:cs="Times New Roman"/>
          <w:sz w:val="24"/>
          <w:szCs w:val="24"/>
          <w:highlight w:val="white"/>
        </w:rPr>
        <w:t>.</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Richman, A. L., Miller, P. M.,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(1992). Cultural and educational variations in </w:t>
      </w:r>
    </w:p>
    <w:p w:rsidR="00634943" w:rsidRDefault="00161200">
      <w:pPr>
        <w:spacing w:before="120" w:after="240" w:line="480" w:lineRule="auto"/>
        <w:ind w:left="720"/>
        <w:rPr>
          <w:ins w:id="133" w:author="Microsoft Office User" w:date="2025-03-12T12:53: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maternal responsiveness. </w:t>
      </w:r>
      <w:r>
        <w:rPr>
          <w:rFonts w:ascii="Times New Roman" w:eastAsia="Times New Roman" w:hAnsi="Times New Roman" w:cs="Times New Roman"/>
          <w:i/>
          <w:sz w:val="24"/>
          <w:szCs w:val="24"/>
          <w:highlight w:val="white"/>
        </w:rPr>
        <w:t>Developmental Psychology, 28</w:t>
      </w:r>
      <w:r>
        <w:rPr>
          <w:rFonts w:ascii="Times New Roman" w:eastAsia="Times New Roman" w:hAnsi="Times New Roman" w:cs="Times New Roman"/>
          <w:sz w:val="24"/>
          <w:szCs w:val="24"/>
          <w:highlight w:val="white"/>
        </w:rPr>
        <w:t xml:space="preserve">(4), 614. </w:t>
      </w:r>
      <w:ins w:id="134" w:author="Microsoft Office User" w:date="2025-03-12T12:53: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https://doi.org/10.1037/0012-1649.28.4.614</w:instrText>
      </w:r>
      <w:ins w:id="135" w:author="Microsoft Office User" w:date="2025-03-12T12:53: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https://doi.org/10.1037/0012-1649.28.4.614</w:t>
      </w:r>
      <w:ins w:id="136" w:author="Microsoft Office User" w:date="2025-03-12T12:53:00Z">
        <w:r w:rsidR="00FA3C99">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ins w:id="137" w:author="Microsoft Office User" w:date="2025-03-12T12:53:00Z"/>
          <w:rFonts w:ascii="Times New Roman" w:eastAsia="Cambria" w:hAnsi="Times New Roman" w:cs="Times New Roman"/>
          <w:sz w:val="24"/>
          <w:szCs w:val="24"/>
          <w:lang w:val="en-US" w:eastAsia="en-US" w:bidi="ar-SA"/>
        </w:rPr>
      </w:pPr>
      <w:bookmarkStart w:id="138" w:name="ref-rochanavibhata2022diversity"/>
      <w:proofErr w:type="spellStart"/>
      <w:ins w:id="139" w:author="Microsoft Office User" w:date="2025-03-12T12:53:00Z">
        <w:r w:rsidRPr="00FA3C99">
          <w:rPr>
            <w:rFonts w:ascii="Times New Roman" w:eastAsia="Cambria" w:hAnsi="Times New Roman" w:cs="Times New Roman"/>
            <w:sz w:val="24"/>
            <w:szCs w:val="24"/>
            <w:lang w:val="en-US" w:eastAsia="en-US" w:bidi="ar-SA"/>
          </w:rPr>
          <w:t>Rochanavibhata</w:t>
        </w:r>
        <w:proofErr w:type="spellEnd"/>
        <w:r w:rsidRPr="00FA3C99">
          <w:rPr>
            <w:rFonts w:ascii="Times New Roman" w:eastAsia="Cambria" w:hAnsi="Times New Roman" w:cs="Times New Roman"/>
            <w:sz w:val="24"/>
            <w:szCs w:val="24"/>
            <w:lang w:val="en-US" w:eastAsia="en-US" w:bidi="ar-SA"/>
          </w:rPr>
          <w:t xml:space="preserve">, S., &amp; Marian, V. (2022). Diversity in bilingual child language acquisition research: A commentary on </w:t>
        </w:r>
        <w:proofErr w:type="spellStart"/>
        <w:r w:rsidRPr="00FA3C99">
          <w:rPr>
            <w:rFonts w:ascii="Times New Roman" w:eastAsia="Cambria" w:hAnsi="Times New Roman" w:cs="Times New Roman"/>
            <w:sz w:val="24"/>
            <w:szCs w:val="24"/>
            <w:lang w:val="en-US" w:eastAsia="en-US" w:bidi="ar-SA"/>
          </w:rPr>
          <w:t>kidd</w:t>
        </w:r>
        <w:proofErr w:type="spellEnd"/>
        <w:r w:rsidRPr="00FA3C99">
          <w:rPr>
            <w:rFonts w:ascii="Times New Roman" w:eastAsia="Cambria" w:hAnsi="Times New Roman" w:cs="Times New Roman"/>
            <w:sz w:val="24"/>
            <w:szCs w:val="24"/>
            <w:lang w:val="en-US" w:eastAsia="en-US" w:bidi="ar-SA"/>
          </w:rPr>
          <w:t xml:space="preserve"> and </w:t>
        </w:r>
        <w:proofErr w:type="spellStart"/>
        <w:r w:rsidRPr="00FA3C99">
          <w:rPr>
            <w:rFonts w:ascii="Times New Roman" w:eastAsia="Cambria" w:hAnsi="Times New Roman" w:cs="Times New Roman"/>
            <w:sz w:val="24"/>
            <w:szCs w:val="24"/>
            <w:lang w:val="en-US" w:eastAsia="en-US" w:bidi="ar-SA"/>
          </w:rPr>
          <w:t>garcia</w:t>
        </w:r>
        <w:proofErr w:type="spellEnd"/>
        <w:r w:rsidRPr="00FA3C99">
          <w:rPr>
            <w:rFonts w:ascii="Times New Roman" w:eastAsia="Cambria" w:hAnsi="Times New Roman" w:cs="Times New Roman"/>
            <w:sz w:val="24"/>
            <w:szCs w:val="24"/>
            <w:lang w:val="en-US" w:eastAsia="en-US" w:bidi="ar-SA"/>
          </w:rPr>
          <w:t xml:space="preserve"> (2022). </w:t>
        </w:r>
        <w:r w:rsidRPr="00FA3C99">
          <w:rPr>
            <w:rFonts w:ascii="Times New Roman" w:eastAsia="Cambria" w:hAnsi="Times New Roman" w:cs="Times New Roman"/>
            <w:i/>
            <w:iCs/>
            <w:sz w:val="24"/>
            <w:szCs w:val="24"/>
            <w:lang w:val="en-US" w:eastAsia="en-US" w:bidi="ar-SA"/>
          </w:rPr>
          <w:t>First Language</w:t>
        </w:r>
        <w:r w:rsidRPr="00FA3C99">
          <w:rPr>
            <w:rFonts w:ascii="Times New Roman" w:eastAsia="Cambria" w:hAnsi="Times New Roman" w:cs="Times New Roman"/>
            <w:sz w:val="24"/>
            <w:szCs w:val="24"/>
            <w:lang w:val="en-US" w:eastAsia="en-US" w:bidi="ar-SA"/>
          </w:rPr>
          <w:t xml:space="preserve">, </w:t>
        </w:r>
        <w:r w:rsidRPr="00FA3C99">
          <w:rPr>
            <w:rFonts w:ascii="Times New Roman" w:eastAsia="Cambria" w:hAnsi="Times New Roman" w:cs="Times New Roman"/>
            <w:i/>
            <w:iCs/>
            <w:sz w:val="24"/>
            <w:szCs w:val="24"/>
            <w:lang w:val="en-US" w:eastAsia="en-US" w:bidi="ar-SA"/>
          </w:rPr>
          <w:t>42</w:t>
        </w:r>
        <w:r w:rsidRPr="00FA3C99">
          <w:rPr>
            <w:rFonts w:ascii="Times New Roman" w:eastAsia="Cambria" w:hAnsi="Times New Roman" w:cs="Times New Roman"/>
            <w:sz w:val="24"/>
            <w:szCs w:val="24"/>
            <w:lang w:val="en-US" w:eastAsia="en-US" w:bidi="ar-SA"/>
          </w:rPr>
          <w:t>(6), 804–808. https://doi.org/</w:t>
        </w:r>
        <w:r w:rsidRPr="00FA3C99">
          <w:rPr>
            <w:rFonts w:ascii="Times New Roman" w:eastAsia="Cambria" w:hAnsi="Times New Roman" w:cs="Times New Roman"/>
            <w:sz w:val="24"/>
            <w:szCs w:val="24"/>
            <w:lang w:val="en-US" w:eastAsia="en-US" w:bidi="ar-SA"/>
          </w:rPr>
          <w:fldChar w:fldCharType="begin"/>
        </w:r>
        <w:r w:rsidRPr="00FA3C99">
          <w:rPr>
            <w:rFonts w:ascii="Times New Roman" w:eastAsia="Cambria" w:hAnsi="Times New Roman" w:cs="Times New Roman"/>
            <w:sz w:val="24"/>
            <w:szCs w:val="24"/>
            <w:lang w:val="en-US" w:eastAsia="en-US" w:bidi="ar-SA"/>
          </w:rPr>
          <w:instrText xml:space="preserve"> HYPERLINK "https://doi.org/10.1177/01427237221100138" \h </w:instrText>
        </w:r>
        <w:r w:rsidRPr="00FA3C99">
          <w:rPr>
            <w:rFonts w:ascii="Times New Roman" w:eastAsia="Cambria" w:hAnsi="Times New Roman" w:cs="Times New Roman"/>
            <w:sz w:val="24"/>
            <w:szCs w:val="24"/>
            <w:lang w:val="en-US" w:eastAsia="en-US" w:bidi="ar-SA"/>
          </w:rPr>
          <w:fldChar w:fldCharType="separate"/>
        </w:r>
        <w:r w:rsidRPr="00FA3C99">
          <w:rPr>
            <w:rFonts w:ascii="Times New Roman" w:eastAsia="Cambria" w:hAnsi="Times New Roman" w:cs="Times New Roman"/>
            <w:color w:val="4F81BD"/>
            <w:sz w:val="24"/>
            <w:szCs w:val="24"/>
            <w:lang w:val="en-US" w:eastAsia="en-US" w:bidi="ar-SA"/>
          </w:rPr>
          <w:t>https://doi.org/10.1177/01427237221100138</w:t>
        </w:r>
        <w:r w:rsidRPr="00FA3C99">
          <w:rPr>
            <w:rFonts w:ascii="Times New Roman" w:eastAsia="Cambria" w:hAnsi="Times New Roman" w:cs="Times New Roman"/>
            <w:color w:val="4F81BD"/>
            <w:sz w:val="24"/>
            <w:szCs w:val="24"/>
            <w:lang w:val="en-US" w:eastAsia="en-US" w:bidi="ar-SA"/>
          </w:rPr>
          <w:fldChar w:fldCharType="end"/>
        </w:r>
      </w:ins>
    </w:p>
    <w:bookmarkEnd w:id="138"/>
    <w:p w:rsidR="00FA3C99" w:rsidRDefault="00FA3C99" w:rsidP="00FA3C99">
      <w:pPr>
        <w:spacing w:before="120" w:after="240" w:line="480" w:lineRule="auto"/>
        <w:rPr>
          <w:rFonts w:ascii="Times New Roman" w:eastAsia="Times New Roman" w:hAnsi="Times New Roman" w:cs="Times New Roman"/>
          <w:sz w:val="24"/>
          <w:szCs w:val="24"/>
          <w:highlight w:val="white"/>
        </w:rPr>
        <w:pPrChange w:id="140" w:author="Microsoft Office User" w:date="2025-03-12T12:53:00Z">
          <w:pPr>
            <w:spacing w:before="120" w:after="240" w:line="480" w:lineRule="auto"/>
            <w:ind w:left="720"/>
          </w:pPr>
        </w:pPrChange>
      </w:pP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Rowe, M. L. (2018). Understanding socioeconomic differences in parents' speech to children. </w:t>
      </w:r>
    </w:p>
    <w:p w:rsidR="00634943" w:rsidRDefault="00161200">
      <w:pPr>
        <w:spacing w:before="120" w:after="240" w:line="480" w:lineRule="auto"/>
        <w:ind w:firstLine="720"/>
        <w:rPr>
          <w:ins w:id="141" w:author="Microsoft Office User" w:date="2025-03-12T12:53:00Z"/>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Child Development Perspectives, 12</w:t>
      </w:r>
      <w:r>
        <w:rPr>
          <w:rFonts w:ascii="Times New Roman" w:eastAsia="Times New Roman" w:hAnsi="Times New Roman" w:cs="Times New Roman"/>
          <w:sz w:val="24"/>
          <w:szCs w:val="24"/>
          <w:highlight w:val="white"/>
        </w:rPr>
        <w:t xml:space="preserve">(2), 122-127. </w:t>
      </w:r>
      <w:ins w:id="142" w:author="Microsoft Office User" w:date="2025-03-12T12:53:00Z">
        <w:r w:rsidR="00FA3C99">
          <w:rPr>
            <w:rFonts w:ascii="Times New Roman" w:eastAsia="Times New Roman" w:hAnsi="Times New Roman" w:cs="Times New Roman"/>
            <w:sz w:val="24"/>
            <w:szCs w:val="24"/>
            <w:highlight w:val="white"/>
          </w:rPr>
          <w:fldChar w:fldCharType="begin"/>
        </w:r>
        <w:r w:rsidR="00FA3C99">
          <w:rPr>
            <w:rFonts w:ascii="Times New Roman" w:eastAsia="Times New Roman" w:hAnsi="Times New Roman" w:cs="Times New Roman"/>
            <w:sz w:val="24"/>
            <w:szCs w:val="24"/>
            <w:highlight w:val="white"/>
          </w:rPr>
          <w:instrText xml:space="preserve"> HYPERLINK "</w:instrText>
        </w:r>
      </w:ins>
      <w:r w:rsidR="00FA3C99">
        <w:rPr>
          <w:rFonts w:ascii="Times New Roman" w:eastAsia="Times New Roman" w:hAnsi="Times New Roman" w:cs="Times New Roman"/>
          <w:sz w:val="24"/>
          <w:szCs w:val="24"/>
          <w:highlight w:val="white"/>
        </w:rPr>
        <w:instrText>https://doi.org/10.1111/cdep.12271</w:instrText>
      </w:r>
      <w:ins w:id="143" w:author="Microsoft Office User" w:date="2025-03-12T12:53:00Z">
        <w:r w:rsidR="00FA3C99">
          <w:rPr>
            <w:rFonts w:ascii="Times New Roman" w:eastAsia="Times New Roman" w:hAnsi="Times New Roman" w:cs="Times New Roman"/>
            <w:sz w:val="24"/>
            <w:szCs w:val="24"/>
            <w:highlight w:val="white"/>
          </w:rPr>
          <w:instrText xml:space="preserve">" </w:instrText>
        </w:r>
        <w:r w:rsidR="00FA3C99">
          <w:rPr>
            <w:rFonts w:ascii="Times New Roman" w:eastAsia="Times New Roman" w:hAnsi="Times New Roman" w:cs="Times New Roman"/>
            <w:sz w:val="24"/>
            <w:szCs w:val="24"/>
            <w:highlight w:val="white"/>
          </w:rPr>
          <w:fldChar w:fldCharType="separate"/>
        </w:r>
      </w:ins>
      <w:r w:rsidR="00FA3C99" w:rsidRPr="00E34155">
        <w:rPr>
          <w:rStyle w:val="Hyperlink"/>
          <w:rFonts w:ascii="Times New Roman" w:eastAsia="Times New Roman" w:hAnsi="Times New Roman" w:cs="Times New Roman"/>
          <w:sz w:val="24"/>
          <w:szCs w:val="24"/>
          <w:highlight w:val="white"/>
        </w:rPr>
        <w:t>https://doi.org/10.1111/cdep.12271</w:t>
      </w:r>
      <w:ins w:id="144" w:author="Microsoft Office User" w:date="2025-03-12T12:53:00Z">
        <w:r w:rsidR="00FA3C99">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ins w:id="145" w:author="Microsoft Office User" w:date="2025-03-12T12:53:00Z"/>
          <w:rFonts w:ascii="Times New Roman" w:eastAsia="Cambria" w:hAnsi="Times New Roman" w:cs="Times New Roman"/>
          <w:sz w:val="24"/>
          <w:szCs w:val="24"/>
          <w:lang w:val="en-US" w:eastAsia="en-US" w:bidi="ar-SA"/>
        </w:rPr>
      </w:pPr>
      <w:bookmarkStart w:id="146" w:name="ref-sagna2022acquisition"/>
      <w:proofErr w:type="spellStart"/>
      <w:ins w:id="147" w:author="Microsoft Office User" w:date="2025-03-12T12:53:00Z">
        <w:r w:rsidRPr="00FA3C99">
          <w:rPr>
            <w:rFonts w:ascii="Times New Roman" w:eastAsia="Cambria" w:hAnsi="Times New Roman" w:cs="Times New Roman"/>
            <w:sz w:val="24"/>
            <w:szCs w:val="24"/>
            <w:lang w:val="en-US" w:eastAsia="en-US" w:bidi="ar-SA"/>
          </w:rPr>
          <w:t>Sagna</w:t>
        </w:r>
        <w:proofErr w:type="spellEnd"/>
        <w:r w:rsidRPr="00FA3C99">
          <w:rPr>
            <w:rFonts w:ascii="Times New Roman" w:eastAsia="Cambria" w:hAnsi="Times New Roman" w:cs="Times New Roman"/>
            <w:sz w:val="24"/>
            <w:szCs w:val="24"/>
            <w:lang w:val="en-US" w:eastAsia="en-US" w:bidi="ar-SA"/>
          </w:rPr>
          <w:t xml:space="preserve">, S., </w:t>
        </w:r>
        <w:proofErr w:type="spellStart"/>
        <w:r w:rsidRPr="00FA3C99">
          <w:rPr>
            <w:rFonts w:ascii="Times New Roman" w:eastAsia="Cambria" w:hAnsi="Times New Roman" w:cs="Times New Roman"/>
            <w:sz w:val="24"/>
            <w:szCs w:val="24"/>
            <w:lang w:val="en-US" w:eastAsia="en-US" w:bidi="ar-SA"/>
          </w:rPr>
          <w:t>Vihman</w:t>
        </w:r>
        <w:proofErr w:type="spellEnd"/>
        <w:r w:rsidRPr="00FA3C99">
          <w:rPr>
            <w:rFonts w:ascii="Times New Roman" w:eastAsia="Cambria" w:hAnsi="Times New Roman" w:cs="Times New Roman"/>
            <w:sz w:val="24"/>
            <w:szCs w:val="24"/>
            <w:lang w:val="en-US" w:eastAsia="en-US" w:bidi="ar-SA"/>
          </w:rPr>
          <w:t xml:space="preserve">, V., &amp; Brown, D. (2022). Acquisition of </w:t>
        </w:r>
        <w:proofErr w:type="spellStart"/>
        <w:r w:rsidRPr="00FA3C99">
          <w:rPr>
            <w:rFonts w:ascii="Times New Roman" w:eastAsia="Cambria" w:hAnsi="Times New Roman" w:cs="Times New Roman"/>
            <w:sz w:val="24"/>
            <w:szCs w:val="24"/>
            <w:lang w:val="en-US" w:eastAsia="en-US" w:bidi="ar-SA"/>
          </w:rPr>
          <w:t>eegimaa</w:t>
        </w:r>
        <w:proofErr w:type="spellEnd"/>
        <w:r w:rsidRPr="00FA3C99">
          <w:rPr>
            <w:rFonts w:ascii="Times New Roman" w:eastAsia="Cambria" w:hAnsi="Times New Roman" w:cs="Times New Roman"/>
            <w:sz w:val="24"/>
            <w:szCs w:val="24"/>
            <w:lang w:val="en-US" w:eastAsia="en-US" w:bidi="ar-SA"/>
          </w:rPr>
          <w:t xml:space="preserve"> (</w:t>
        </w:r>
        <w:proofErr w:type="spellStart"/>
        <w:r w:rsidRPr="00FA3C99">
          <w:rPr>
            <w:rFonts w:ascii="Times New Roman" w:eastAsia="Cambria" w:hAnsi="Times New Roman" w:cs="Times New Roman"/>
            <w:sz w:val="24"/>
            <w:szCs w:val="24"/>
            <w:lang w:val="en-US" w:eastAsia="en-US" w:bidi="ar-SA"/>
          </w:rPr>
          <w:t>atlantic</w:t>
        </w:r>
        <w:proofErr w:type="spellEnd"/>
        <w:r w:rsidRPr="00FA3C99">
          <w:rPr>
            <w:rFonts w:ascii="Times New Roman" w:eastAsia="Cambria" w:hAnsi="Times New Roman" w:cs="Times New Roman"/>
            <w:sz w:val="24"/>
            <w:szCs w:val="24"/>
            <w:lang w:val="en-US" w:eastAsia="en-US" w:bidi="ar-SA"/>
          </w:rPr>
          <w:t xml:space="preserve"> family, </w:t>
        </w:r>
        <w:proofErr w:type="spellStart"/>
        <w:r w:rsidRPr="00FA3C99">
          <w:rPr>
            <w:rFonts w:ascii="Times New Roman" w:eastAsia="Cambria" w:hAnsi="Times New Roman" w:cs="Times New Roman"/>
            <w:sz w:val="24"/>
            <w:szCs w:val="24"/>
            <w:lang w:val="en-US" w:eastAsia="en-US" w:bidi="ar-SA"/>
          </w:rPr>
          <w:t>niger-congo</w:t>
        </w:r>
        <w:proofErr w:type="spellEnd"/>
        <w:r w:rsidRPr="00FA3C99">
          <w:rPr>
            <w:rFonts w:ascii="Times New Roman" w:eastAsia="Cambria" w:hAnsi="Times New Roman" w:cs="Times New Roman"/>
            <w:sz w:val="24"/>
            <w:szCs w:val="24"/>
            <w:lang w:val="en-US" w:eastAsia="en-US" w:bidi="ar-SA"/>
          </w:rPr>
          <w:t xml:space="preserve">) in a polyadic environment: A commentary on </w:t>
        </w:r>
        <w:proofErr w:type="spellStart"/>
        <w:r w:rsidRPr="00FA3C99">
          <w:rPr>
            <w:rFonts w:ascii="Times New Roman" w:eastAsia="Cambria" w:hAnsi="Times New Roman" w:cs="Times New Roman"/>
            <w:sz w:val="24"/>
            <w:szCs w:val="24"/>
            <w:lang w:val="en-US" w:eastAsia="en-US" w:bidi="ar-SA"/>
          </w:rPr>
          <w:t>kidd</w:t>
        </w:r>
        <w:proofErr w:type="spellEnd"/>
        <w:r w:rsidRPr="00FA3C99">
          <w:rPr>
            <w:rFonts w:ascii="Times New Roman" w:eastAsia="Cambria" w:hAnsi="Times New Roman" w:cs="Times New Roman"/>
            <w:sz w:val="24"/>
            <w:szCs w:val="24"/>
            <w:lang w:val="en-US" w:eastAsia="en-US" w:bidi="ar-SA"/>
          </w:rPr>
          <w:t xml:space="preserve"> and </w:t>
        </w:r>
        <w:proofErr w:type="spellStart"/>
        <w:r w:rsidRPr="00FA3C99">
          <w:rPr>
            <w:rFonts w:ascii="Times New Roman" w:eastAsia="Cambria" w:hAnsi="Times New Roman" w:cs="Times New Roman"/>
            <w:sz w:val="24"/>
            <w:szCs w:val="24"/>
            <w:lang w:val="en-US" w:eastAsia="en-US" w:bidi="ar-SA"/>
          </w:rPr>
          <w:t>garcia</w:t>
        </w:r>
        <w:proofErr w:type="spellEnd"/>
        <w:r w:rsidRPr="00FA3C99">
          <w:rPr>
            <w:rFonts w:ascii="Times New Roman" w:eastAsia="Cambria" w:hAnsi="Times New Roman" w:cs="Times New Roman"/>
            <w:sz w:val="24"/>
            <w:szCs w:val="24"/>
            <w:lang w:val="en-US" w:eastAsia="en-US" w:bidi="ar-SA"/>
          </w:rPr>
          <w:t xml:space="preserve"> (2022). </w:t>
        </w:r>
        <w:r w:rsidRPr="00FA3C99">
          <w:rPr>
            <w:rFonts w:ascii="Times New Roman" w:eastAsia="Cambria" w:hAnsi="Times New Roman" w:cs="Times New Roman"/>
            <w:i/>
            <w:iCs/>
            <w:sz w:val="24"/>
            <w:szCs w:val="24"/>
            <w:lang w:val="en-US" w:eastAsia="en-US" w:bidi="ar-SA"/>
          </w:rPr>
          <w:t>First Language</w:t>
        </w:r>
        <w:r w:rsidRPr="00FA3C99">
          <w:rPr>
            <w:rFonts w:ascii="Times New Roman" w:eastAsia="Cambria" w:hAnsi="Times New Roman" w:cs="Times New Roman"/>
            <w:sz w:val="24"/>
            <w:szCs w:val="24"/>
            <w:lang w:val="en-US" w:eastAsia="en-US" w:bidi="ar-SA"/>
          </w:rPr>
          <w:t xml:space="preserve">, </w:t>
        </w:r>
        <w:r w:rsidRPr="00FA3C99">
          <w:rPr>
            <w:rFonts w:ascii="Times New Roman" w:eastAsia="Cambria" w:hAnsi="Times New Roman" w:cs="Times New Roman"/>
            <w:i/>
            <w:iCs/>
            <w:sz w:val="24"/>
            <w:szCs w:val="24"/>
            <w:lang w:val="en-US" w:eastAsia="en-US" w:bidi="ar-SA"/>
          </w:rPr>
          <w:t>42</w:t>
        </w:r>
        <w:r w:rsidRPr="00FA3C99">
          <w:rPr>
            <w:rFonts w:ascii="Times New Roman" w:eastAsia="Cambria" w:hAnsi="Times New Roman" w:cs="Times New Roman"/>
            <w:sz w:val="24"/>
            <w:szCs w:val="24"/>
            <w:lang w:val="en-US" w:eastAsia="en-US" w:bidi="ar-SA"/>
          </w:rPr>
          <w:t>(6), 809–813. https://doi.org/</w:t>
        </w:r>
        <w:r w:rsidRPr="00FA3C99">
          <w:rPr>
            <w:rFonts w:ascii="Times New Roman" w:eastAsia="Cambria" w:hAnsi="Times New Roman" w:cs="Times New Roman"/>
            <w:sz w:val="24"/>
            <w:szCs w:val="24"/>
            <w:lang w:val="en-US" w:eastAsia="en-US" w:bidi="ar-SA"/>
          </w:rPr>
          <w:fldChar w:fldCharType="begin"/>
        </w:r>
        <w:r w:rsidRPr="00FA3C99">
          <w:rPr>
            <w:rFonts w:ascii="Times New Roman" w:eastAsia="Cambria" w:hAnsi="Times New Roman" w:cs="Times New Roman"/>
            <w:sz w:val="24"/>
            <w:szCs w:val="24"/>
            <w:lang w:val="en-US" w:eastAsia="en-US" w:bidi="ar-SA"/>
          </w:rPr>
          <w:instrText xml:space="preserve"> HYPERLINK "https://doi.org/10.1177/01427237221094732" \h </w:instrText>
        </w:r>
        <w:r w:rsidRPr="00FA3C99">
          <w:rPr>
            <w:rFonts w:ascii="Times New Roman" w:eastAsia="Cambria" w:hAnsi="Times New Roman" w:cs="Times New Roman"/>
            <w:sz w:val="24"/>
            <w:szCs w:val="24"/>
            <w:lang w:val="en-US" w:eastAsia="en-US" w:bidi="ar-SA"/>
          </w:rPr>
          <w:fldChar w:fldCharType="separate"/>
        </w:r>
        <w:r w:rsidRPr="00FA3C99">
          <w:rPr>
            <w:rFonts w:ascii="Times New Roman" w:eastAsia="Cambria" w:hAnsi="Times New Roman" w:cs="Times New Roman"/>
            <w:color w:val="4F81BD"/>
            <w:sz w:val="24"/>
            <w:szCs w:val="24"/>
            <w:lang w:val="en-US" w:eastAsia="en-US" w:bidi="ar-SA"/>
          </w:rPr>
          <w:t>https://doi.org/10.1177/01427237221094732</w:t>
        </w:r>
        <w:r w:rsidRPr="00FA3C99">
          <w:rPr>
            <w:rFonts w:ascii="Times New Roman" w:eastAsia="Cambria" w:hAnsi="Times New Roman" w:cs="Times New Roman"/>
            <w:color w:val="4F81BD"/>
            <w:sz w:val="24"/>
            <w:szCs w:val="24"/>
            <w:lang w:val="en-US" w:eastAsia="en-US" w:bidi="ar-SA"/>
          </w:rPr>
          <w:fldChar w:fldCharType="end"/>
        </w:r>
      </w:ins>
    </w:p>
    <w:bookmarkEnd w:id="146"/>
    <w:p w:rsidR="00FA3C99" w:rsidRDefault="00FA3C99" w:rsidP="00FA3C99">
      <w:pPr>
        <w:spacing w:before="120" w:after="240" w:line="480" w:lineRule="auto"/>
        <w:rPr>
          <w:rFonts w:ascii="Times New Roman" w:eastAsia="Times New Roman" w:hAnsi="Times New Roman" w:cs="Times New Roman"/>
          <w:sz w:val="24"/>
          <w:szCs w:val="24"/>
          <w:highlight w:val="white"/>
        </w:rPr>
        <w:pPrChange w:id="148" w:author="Microsoft Office User" w:date="2025-03-12T12:53:00Z">
          <w:pPr>
            <w:spacing w:before="120" w:after="240" w:line="480" w:lineRule="auto"/>
            <w:ind w:firstLine="720"/>
          </w:pPr>
        </w:pPrChange>
      </w:pPr>
    </w:p>
    <w:p w:rsidR="00634943" w:rsidDel="00FA3C99" w:rsidRDefault="00161200">
      <w:pPr>
        <w:spacing w:before="120" w:after="240" w:line="480" w:lineRule="auto"/>
        <w:rPr>
          <w:del w:id="149" w:author="Microsoft Office User" w:date="2025-03-12T12:44:00Z"/>
          <w:rFonts w:ascii="Times New Roman" w:eastAsia="Times New Roman" w:hAnsi="Times New Roman" w:cs="Times New Roman"/>
          <w:sz w:val="24"/>
          <w:szCs w:val="24"/>
          <w:highlight w:val="white"/>
        </w:rPr>
      </w:pPr>
      <w:del w:id="150" w:author="Microsoft Office User" w:date="2025-03-12T12:44:00Z">
        <w:r w:rsidDel="00FA3C99">
          <w:rPr>
            <w:rFonts w:ascii="Times New Roman" w:eastAsia="Times New Roman" w:hAnsi="Times New Roman" w:cs="Times New Roman"/>
            <w:sz w:val="24"/>
            <w:szCs w:val="24"/>
            <w:highlight w:val="white"/>
          </w:rPr>
          <w:delText xml:space="preserve">Sarvasy, H. (2017). A grammar of Nungon: A Papuan language of Northeast New Guinea (Vol. </w:delText>
        </w:r>
      </w:del>
    </w:p>
    <w:p w:rsidR="00634943" w:rsidDel="00FA3C99" w:rsidRDefault="00161200">
      <w:pPr>
        <w:spacing w:before="120" w:after="240" w:line="480" w:lineRule="auto"/>
        <w:ind w:left="720"/>
        <w:rPr>
          <w:del w:id="151" w:author="Microsoft Office User" w:date="2025-03-12T12:44:00Z"/>
          <w:rFonts w:ascii="Times New Roman" w:eastAsia="Times New Roman" w:hAnsi="Times New Roman" w:cs="Times New Roman"/>
          <w:sz w:val="24"/>
          <w:szCs w:val="24"/>
          <w:highlight w:val="white"/>
        </w:rPr>
      </w:pPr>
      <w:del w:id="152" w:author="Microsoft Office User" w:date="2025-03-12T12:44:00Z">
        <w:r w:rsidDel="00FA3C99">
          <w:rPr>
            <w:rFonts w:ascii="Times New Roman" w:eastAsia="Times New Roman" w:hAnsi="Times New Roman" w:cs="Times New Roman"/>
            <w:sz w:val="24"/>
            <w:szCs w:val="24"/>
            <w:highlight w:val="white"/>
          </w:rPr>
          <w:delText>4, Grammars and Sketches of the World's Languages). Brill.</w:delText>
        </w:r>
        <w:r w:rsidR="00D87019" w:rsidDel="00FA3C99">
          <w:rPr>
            <w:rFonts w:ascii="Times New Roman" w:eastAsia="Times New Roman" w:hAnsi="Times New Roman" w:cs="Times New Roman"/>
            <w:sz w:val="24"/>
            <w:szCs w:val="24"/>
            <w:highlight w:val="white"/>
          </w:rPr>
          <w:delText xml:space="preserve"> </w:delText>
        </w:r>
        <w:r w:rsidDel="00FA3C99">
          <w:rPr>
            <w:rFonts w:ascii="Times New Roman" w:eastAsia="Times New Roman" w:hAnsi="Times New Roman" w:cs="Times New Roman"/>
            <w:sz w:val="24"/>
            <w:szCs w:val="24"/>
            <w:highlight w:val="white"/>
          </w:rPr>
          <w:delText>https://doi.org/10.1163/9789004340107</w:delText>
        </w:r>
      </w:del>
    </w:p>
    <w:p w:rsidR="00634943" w:rsidDel="00FA3C99" w:rsidRDefault="00161200">
      <w:pPr>
        <w:spacing w:before="120" w:after="240" w:line="480" w:lineRule="auto"/>
        <w:rPr>
          <w:del w:id="153" w:author="Microsoft Office User" w:date="2025-03-12T12:44:00Z"/>
          <w:rFonts w:ascii="Times New Roman" w:eastAsia="Times New Roman" w:hAnsi="Times New Roman" w:cs="Times New Roman"/>
          <w:sz w:val="24"/>
          <w:szCs w:val="24"/>
          <w:highlight w:val="white"/>
        </w:rPr>
      </w:pPr>
      <w:del w:id="154" w:author="Microsoft Office User" w:date="2025-03-12T12:44:00Z">
        <w:r w:rsidDel="00FA3C99">
          <w:rPr>
            <w:rFonts w:ascii="Times New Roman" w:eastAsia="Times New Roman" w:hAnsi="Times New Roman" w:cs="Times New Roman"/>
            <w:sz w:val="24"/>
            <w:szCs w:val="24"/>
            <w:highlight w:val="white"/>
          </w:rPr>
          <w:delText xml:space="preserve">Scaff, C., Casillas, M., Stieglitz, J., &amp; Cristia, A. (2024). Characterization of children's verbal </w:delText>
        </w:r>
      </w:del>
    </w:p>
    <w:p w:rsidR="00634943" w:rsidDel="00FA3C99" w:rsidRDefault="00161200">
      <w:pPr>
        <w:spacing w:before="120" w:after="240" w:line="480" w:lineRule="auto"/>
        <w:ind w:left="720"/>
        <w:rPr>
          <w:del w:id="155" w:author="Microsoft Office User" w:date="2025-03-12T12:44:00Z"/>
          <w:rFonts w:ascii="Times New Roman" w:eastAsia="Times New Roman" w:hAnsi="Times New Roman" w:cs="Times New Roman"/>
          <w:sz w:val="24"/>
          <w:szCs w:val="24"/>
          <w:highlight w:val="white"/>
        </w:rPr>
      </w:pPr>
      <w:del w:id="156" w:author="Microsoft Office User" w:date="2025-03-12T12:44:00Z">
        <w:r w:rsidDel="00FA3C99">
          <w:rPr>
            <w:rFonts w:ascii="Times New Roman" w:eastAsia="Times New Roman" w:hAnsi="Times New Roman" w:cs="Times New Roman"/>
            <w:sz w:val="24"/>
            <w:szCs w:val="24"/>
            <w:highlight w:val="white"/>
          </w:rPr>
          <w:delText>input in a forager-farmer population using long-form audio recordings and diverse input definitions.</w:delText>
        </w:r>
        <w:r w:rsidDel="00FA3C99">
          <w:rPr>
            <w:rFonts w:ascii="Times New Roman" w:eastAsia="Times New Roman" w:hAnsi="Times New Roman" w:cs="Times New Roman"/>
            <w:i/>
            <w:sz w:val="24"/>
            <w:szCs w:val="24"/>
            <w:highlight w:val="white"/>
          </w:rPr>
          <w:delText xml:space="preserve"> Infancy, 29</w:delText>
        </w:r>
        <w:r w:rsidDel="00FA3C99">
          <w:rPr>
            <w:rFonts w:ascii="Times New Roman" w:eastAsia="Times New Roman" w:hAnsi="Times New Roman" w:cs="Times New Roman"/>
            <w:sz w:val="24"/>
            <w:szCs w:val="24"/>
            <w:highlight w:val="white"/>
          </w:rPr>
          <w:delText xml:space="preserve">(2), 196-215. </w:delText>
        </w:r>
        <w:r w:rsidR="000303B6" w:rsidDel="00FA3C99">
          <w:fldChar w:fldCharType="begin"/>
        </w:r>
        <w:r w:rsidR="000303B6" w:rsidDel="00FA3C99">
          <w:delInstrText xml:space="preserve"> HYPERLINK "https://doi.org/10.1111/infa.12568" </w:delInstrText>
        </w:r>
        <w:r w:rsidR="000303B6" w:rsidDel="00FA3C99">
          <w:fldChar w:fldCharType="separate"/>
        </w:r>
        <w:r w:rsidR="00D87019" w:rsidRPr="00720E66" w:rsidDel="00FA3C99">
          <w:rPr>
            <w:rStyle w:val="Hyperlink"/>
            <w:rFonts w:ascii="Times New Roman" w:eastAsia="Times New Roman" w:hAnsi="Times New Roman" w:cs="Times New Roman"/>
            <w:sz w:val="24"/>
            <w:szCs w:val="24"/>
            <w:highlight w:val="white"/>
          </w:rPr>
          <w:delText>https://doi.org/10.1111/infa.12568</w:delText>
        </w:r>
        <w:r w:rsidR="000303B6" w:rsidDel="00FA3C99">
          <w:rPr>
            <w:rStyle w:val="Hyperlink"/>
            <w:rFonts w:ascii="Times New Roman" w:eastAsia="Times New Roman" w:hAnsi="Times New Roman" w:cs="Times New Roman"/>
            <w:sz w:val="24"/>
            <w:szCs w:val="24"/>
            <w:highlight w:val="white"/>
          </w:rPr>
          <w:fldChar w:fldCharType="end"/>
        </w:r>
      </w:del>
    </w:p>
    <w:p w:rsidR="00D87019" w:rsidRDefault="00D87019" w:rsidP="00D87019">
      <w:pPr>
        <w:spacing w:before="120" w:after="240" w:line="480" w:lineRule="auto"/>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 xml:space="preserve">Scaff, C., </w:t>
      </w:r>
      <w:proofErr w:type="spellStart"/>
      <w:r w:rsidRPr="00D87019">
        <w:rPr>
          <w:rFonts w:ascii="Times New Roman" w:eastAsia="Times New Roman" w:hAnsi="Times New Roman" w:cs="Times New Roman"/>
          <w:sz w:val="24"/>
          <w:szCs w:val="24"/>
          <w:highlight w:val="white"/>
        </w:rPr>
        <w:t>Loukatou</w:t>
      </w:r>
      <w:proofErr w:type="spellEnd"/>
      <w:r w:rsidRPr="00D87019">
        <w:rPr>
          <w:rFonts w:ascii="Times New Roman" w:eastAsia="Times New Roman" w:hAnsi="Times New Roman" w:cs="Times New Roman"/>
          <w:sz w:val="24"/>
          <w:szCs w:val="24"/>
          <w:highlight w:val="white"/>
        </w:rPr>
        <w:t xml:space="preserve">, G., </w:t>
      </w:r>
      <w:proofErr w:type="spellStart"/>
      <w:r w:rsidRPr="00D87019">
        <w:rPr>
          <w:rFonts w:ascii="Times New Roman" w:eastAsia="Times New Roman" w:hAnsi="Times New Roman" w:cs="Times New Roman"/>
          <w:sz w:val="24"/>
          <w:szCs w:val="24"/>
          <w:highlight w:val="white"/>
        </w:rPr>
        <w:t>Cristia</w:t>
      </w:r>
      <w:proofErr w:type="spellEnd"/>
      <w:r w:rsidRPr="00D87019">
        <w:rPr>
          <w:rFonts w:ascii="Times New Roman" w:eastAsia="Times New Roman" w:hAnsi="Times New Roman" w:cs="Times New Roman"/>
          <w:sz w:val="24"/>
          <w:szCs w:val="24"/>
          <w:highlight w:val="white"/>
        </w:rPr>
        <w:t xml:space="preserve">, A., &amp; Havron, N. (2025, January 10). Demographic Biases in </w:t>
      </w:r>
    </w:p>
    <w:p w:rsidR="00D87019" w:rsidRDefault="00D87019" w:rsidP="00D87019">
      <w:pPr>
        <w:spacing w:before="120" w:after="240" w:line="480" w:lineRule="auto"/>
        <w:ind w:left="720"/>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 xml:space="preserve">Naturalistic Language Recordings in the CHILDES Database. Retrieved from </w:t>
      </w:r>
      <w:ins w:id="157" w:author="Microsoft Office User" w:date="2025-03-12T12:47:00Z">
        <w:r w:rsidR="00FA3C99" w:rsidRPr="00FA3C99">
          <w:rPr>
            <w:rFonts w:ascii="Times New Roman" w:eastAsia="Times New Roman" w:hAnsi="Times New Roman" w:cs="Times New Roman"/>
            <w:sz w:val="24"/>
            <w:szCs w:val="24"/>
          </w:rPr>
          <w:t>https://osf.io/q9w82/?view_only=6f5a6acceeb7451391bb643fb86127fb</w:t>
        </w:r>
      </w:ins>
      <w:del w:id="158" w:author="Microsoft Office User" w:date="2025-03-12T12:47:00Z">
        <w:r w:rsidRPr="00D87019" w:rsidDel="00FA3C99">
          <w:rPr>
            <w:rFonts w:ascii="Times New Roman" w:eastAsia="Times New Roman" w:hAnsi="Times New Roman" w:cs="Times New Roman"/>
            <w:sz w:val="24"/>
            <w:szCs w:val="24"/>
            <w:highlight w:val="white"/>
          </w:rPr>
          <w:delText>osf.io/q9w82</w:delText>
        </w:r>
      </w:del>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Sharma, D.,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(1998). Child care in India: A comparative developmental view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 social environments. </w:t>
      </w:r>
      <w:r>
        <w:rPr>
          <w:rFonts w:ascii="Times New Roman" w:eastAsia="Times New Roman" w:hAnsi="Times New Roman" w:cs="Times New Roman"/>
          <w:i/>
          <w:sz w:val="24"/>
          <w:szCs w:val="24"/>
          <w:highlight w:val="white"/>
        </w:rPr>
        <w:t>New Directions for Child and Adolescent Development, 81</w:t>
      </w:r>
      <w:r>
        <w:rPr>
          <w:rFonts w:ascii="Times New Roman" w:eastAsia="Times New Roman" w:hAnsi="Times New Roman" w:cs="Times New Roman"/>
          <w:sz w:val="24"/>
          <w:szCs w:val="24"/>
          <w:highlight w:val="white"/>
        </w:rPr>
        <w:t>, 45-67. https://doi.org/10.1002/cd.23219988005</w:t>
      </w:r>
    </w:p>
    <w:p w:rsidR="00634943" w:rsidDel="003017A8" w:rsidRDefault="00161200">
      <w:pPr>
        <w:spacing w:line="342" w:lineRule="auto"/>
        <w:ind w:left="-80" w:firstLine="80"/>
        <w:rPr>
          <w:del w:id="159" w:author="Microsoft Office User" w:date="2025-03-12T12:38:00Z"/>
          <w:rFonts w:ascii="Times New Roman" w:eastAsia="Times New Roman" w:hAnsi="Times New Roman" w:cs="Times New Roman"/>
          <w:sz w:val="24"/>
          <w:szCs w:val="24"/>
          <w:highlight w:val="white"/>
        </w:rPr>
      </w:pPr>
      <w:del w:id="160" w:author="Microsoft Office User" w:date="2025-03-12T12:38:00Z">
        <w:r w:rsidDel="003017A8">
          <w:rPr>
            <w:rFonts w:ascii="Times New Roman" w:eastAsia="Times New Roman" w:hAnsi="Times New Roman" w:cs="Times New Roman"/>
            <w:sz w:val="24"/>
            <w:szCs w:val="24"/>
            <w:highlight w:val="white"/>
          </w:rPr>
          <w:delText xml:space="preserve">Schick, J., &amp; Stoll, S. (2024). Cross-culturally Children Attend More to Surrounding Child </w:delText>
        </w:r>
      </w:del>
    </w:p>
    <w:p w:rsidR="00634943" w:rsidDel="003017A8" w:rsidRDefault="00161200">
      <w:pPr>
        <w:spacing w:line="342" w:lineRule="auto"/>
        <w:ind w:left="640" w:firstLine="80"/>
        <w:rPr>
          <w:del w:id="161" w:author="Microsoft Office User" w:date="2025-03-12T12:38:00Z"/>
          <w:rFonts w:ascii="Times New Roman" w:eastAsia="Times New Roman" w:hAnsi="Times New Roman" w:cs="Times New Roman"/>
          <w:sz w:val="24"/>
          <w:szCs w:val="24"/>
          <w:highlight w:val="white"/>
        </w:rPr>
      </w:pPr>
      <w:del w:id="162" w:author="Microsoft Office User" w:date="2025-03-12T12:38:00Z">
        <w:r w:rsidDel="003017A8">
          <w:rPr>
            <w:rFonts w:ascii="Times New Roman" w:eastAsia="Times New Roman" w:hAnsi="Times New Roman" w:cs="Times New Roman"/>
            <w:sz w:val="24"/>
            <w:szCs w:val="24"/>
            <w:highlight w:val="white"/>
          </w:rPr>
          <w:delText xml:space="preserve">Speech than to Surrounding Adult Speech. In ed. Hayat Abdullah Ali AlThagafi and Jupitara Ray (Eds.) </w:delText>
        </w:r>
        <w:r w:rsidDel="003017A8">
          <w:rPr>
            <w:rFonts w:ascii="Times New Roman" w:eastAsia="Times New Roman" w:hAnsi="Times New Roman" w:cs="Times New Roman"/>
            <w:i/>
            <w:sz w:val="24"/>
            <w:szCs w:val="24"/>
            <w:highlight w:val="white"/>
          </w:rPr>
          <w:delText>Proceedings of the 48th annual Boston University Conference on Language Development, 456-466.</w:delText>
        </w:r>
        <w:r w:rsidDel="003017A8">
          <w:rPr>
            <w:rFonts w:ascii="Times New Roman" w:eastAsia="Times New Roman" w:hAnsi="Times New Roman" w:cs="Times New Roman"/>
            <w:sz w:val="24"/>
            <w:szCs w:val="24"/>
            <w:highlight w:val="white"/>
          </w:rPr>
          <w:delText xml:space="preserve"> Somerville, MA: Cascadilla Press.</w:delText>
        </w:r>
      </w:del>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Simon, K. R., Merz, E. C., He, X., &amp; Noble, K. G. (2022). Environmental noise, brain structure,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 language development in children. </w:t>
      </w:r>
      <w:r>
        <w:rPr>
          <w:rFonts w:ascii="Times New Roman" w:eastAsia="Times New Roman" w:hAnsi="Times New Roman" w:cs="Times New Roman"/>
          <w:i/>
          <w:sz w:val="24"/>
          <w:szCs w:val="24"/>
          <w:highlight w:val="white"/>
        </w:rPr>
        <w:t>Brain and Language, 229</w:t>
      </w:r>
      <w:r>
        <w:rPr>
          <w:rFonts w:ascii="Times New Roman" w:eastAsia="Times New Roman" w:hAnsi="Times New Roman" w:cs="Times New Roman"/>
          <w:sz w:val="24"/>
          <w:szCs w:val="24"/>
          <w:highlight w:val="white"/>
        </w:rPr>
        <w:t>, 105112. https://doi.org/10.1016/j.bandl.2022.105112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Rajendra, S. J., &amp; </w:t>
      </w:r>
      <w:proofErr w:type="spellStart"/>
      <w:r>
        <w:rPr>
          <w:rFonts w:ascii="Times New Roman" w:eastAsia="Times New Roman" w:hAnsi="Times New Roman" w:cs="Times New Roman"/>
          <w:sz w:val="24"/>
          <w:szCs w:val="24"/>
          <w:highlight w:val="white"/>
        </w:rPr>
        <w:t>Mazuka</w:t>
      </w:r>
      <w:proofErr w:type="spellEnd"/>
      <w:r>
        <w:rPr>
          <w:rFonts w:ascii="Times New Roman" w:eastAsia="Times New Roman" w:hAnsi="Times New Roman" w:cs="Times New Roman"/>
          <w:sz w:val="24"/>
          <w:szCs w:val="24"/>
          <w:highlight w:val="white"/>
        </w:rPr>
        <w:t xml:space="preserve">, R. (2022). Diversity and representation in studies of infant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perceptual narrowing. </w:t>
      </w:r>
      <w:r>
        <w:rPr>
          <w:rFonts w:ascii="Times New Roman" w:eastAsia="Times New Roman" w:hAnsi="Times New Roman" w:cs="Times New Roman"/>
          <w:i/>
          <w:sz w:val="24"/>
          <w:szCs w:val="24"/>
          <w:highlight w:val="white"/>
        </w:rPr>
        <w:t>Child Development Perspectives, 16</w:t>
      </w:r>
      <w:r>
        <w:rPr>
          <w:rFonts w:ascii="Times New Roman" w:eastAsia="Times New Roman" w:hAnsi="Times New Roman" w:cs="Times New Roman"/>
          <w:sz w:val="24"/>
          <w:szCs w:val="24"/>
          <w:highlight w:val="white"/>
        </w:rPr>
        <w:t>(4), 191-199.</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https://doi.org/10.1111/cdep.12468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Barokova</w:t>
      </w:r>
      <w:proofErr w:type="spellEnd"/>
      <w:r>
        <w:rPr>
          <w:rFonts w:ascii="Times New Roman" w:eastAsia="Times New Roman" w:hAnsi="Times New Roman" w:cs="Times New Roman"/>
          <w:sz w:val="24"/>
          <w:szCs w:val="24"/>
          <w:highlight w:val="white"/>
        </w:rPr>
        <w:t xml:space="preserve">, M. D., Baumgartner, H. A., Lopera-Perez, D. C., </w:t>
      </w:r>
      <w:proofErr w:type="spellStart"/>
      <w:r>
        <w:rPr>
          <w:rFonts w:ascii="Times New Roman" w:eastAsia="Times New Roman" w:hAnsi="Times New Roman" w:cs="Times New Roman"/>
          <w:sz w:val="24"/>
          <w:szCs w:val="24"/>
          <w:highlight w:val="white"/>
        </w:rPr>
        <w:t>Omane</w:t>
      </w:r>
      <w:proofErr w:type="spellEnd"/>
      <w:r>
        <w:rPr>
          <w:rFonts w:ascii="Times New Roman" w:eastAsia="Times New Roman" w:hAnsi="Times New Roman" w:cs="Times New Roman"/>
          <w:sz w:val="24"/>
          <w:szCs w:val="24"/>
          <w:highlight w:val="white"/>
        </w:rPr>
        <w:t xml:space="preserve">, P. O., </w:t>
      </w:r>
      <w:proofErr w:type="spellStart"/>
      <w:r>
        <w:rPr>
          <w:rFonts w:ascii="Times New Roman" w:eastAsia="Times New Roman" w:hAnsi="Times New Roman" w:cs="Times New Roman"/>
          <w:sz w:val="24"/>
          <w:szCs w:val="24"/>
          <w:highlight w:val="white"/>
        </w:rPr>
        <w:t>Sheskin</w:t>
      </w:r>
      <w:proofErr w:type="spellEnd"/>
      <w:r>
        <w:rPr>
          <w:rFonts w:ascii="Times New Roman" w:eastAsia="Times New Roman" w:hAnsi="Times New Roman" w:cs="Times New Roman"/>
          <w:sz w:val="24"/>
          <w:szCs w:val="24"/>
          <w:highlight w:val="white"/>
        </w:rPr>
        <w:t xml:space="preserv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 ... &amp; Frank, M. C. (2023). A unified approach to demographic data collection for research with young children across diverse cultures. </w:t>
      </w:r>
      <w:r>
        <w:rPr>
          <w:rFonts w:ascii="Times New Roman" w:eastAsia="Times New Roman" w:hAnsi="Times New Roman" w:cs="Times New Roman"/>
          <w:i/>
          <w:sz w:val="24"/>
          <w:szCs w:val="24"/>
          <w:highlight w:val="white"/>
        </w:rPr>
        <w:t>Developmental Psychology. 60</w:t>
      </w:r>
      <w:r>
        <w:rPr>
          <w:rFonts w:ascii="Times New Roman" w:eastAsia="Times New Roman" w:hAnsi="Times New Roman" w:cs="Times New Roman"/>
          <w:sz w:val="24"/>
          <w:szCs w:val="24"/>
          <w:highlight w:val="white"/>
        </w:rPr>
        <w:t>(20), 211-227. https://doi.org/10.1037/dev0001623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Karasik</w:t>
      </w:r>
      <w:proofErr w:type="spellEnd"/>
      <w:r>
        <w:rPr>
          <w:rFonts w:ascii="Times New Roman" w:eastAsia="Times New Roman" w:hAnsi="Times New Roman" w:cs="Times New Roman"/>
          <w:sz w:val="24"/>
          <w:szCs w:val="24"/>
          <w:highlight w:val="white"/>
        </w:rPr>
        <w:t xml:space="preserve">, L. B., Rajendra, S. J., &amp; Oakes, L. M. (2023). Diversity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representation in infant research: Barriers and bridges toward a globalized science of infant development. </w:t>
      </w:r>
      <w:r>
        <w:rPr>
          <w:rFonts w:ascii="Times New Roman" w:eastAsia="Times New Roman" w:hAnsi="Times New Roman" w:cs="Times New Roman"/>
          <w:i/>
          <w:sz w:val="24"/>
          <w:szCs w:val="24"/>
          <w:highlight w:val="white"/>
        </w:rPr>
        <w:t>Infancy, 28</w:t>
      </w:r>
      <w:r>
        <w:rPr>
          <w:rFonts w:ascii="Times New Roman" w:eastAsia="Times New Roman" w:hAnsi="Times New Roman" w:cs="Times New Roman"/>
          <w:sz w:val="24"/>
          <w:szCs w:val="24"/>
          <w:highlight w:val="white"/>
        </w:rPr>
        <w:t>(4), 708-737. https://doi.org/10.1111/infa.12545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Sperry, D. E., Sperry, L. L., &amp; Miller, P. J. (2019). Reexamining the verbal environments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children from different socioeconomic backgrounds.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(4), 1303-1318. https://doi.org/10.1111/cdev.13072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Tan, A. W. M.,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w:t>
      </w:r>
      <w:proofErr w:type="spellStart"/>
      <w:r>
        <w:rPr>
          <w:rFonts w:ascii="Times New Roman" w:eastAsia="Times New Roman" w:hAnsi="Times New Roman" w:cs="Times New Roman"/>
          <w:sz w:val="24"/>
          <w:szCs w:val="24"/>
          <w:highlight w:val="white"/>
        </w:rPr>
        <w:t>Braginsky</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Mankewitz</w:t>
      </w:r>
      <w:proofErr w:type="spellEnd"/>
      <w:r>
        <w:rPr>
          <w:rFonts w:ascii="Times New Roman" w:eastAsia="Times New Roman" w:hAnsi="Times New Roman" w:cs="Times New Roman"/>
          <w:sz w:val="24"/>
          <w:szCs w:val="24"/>
          <w:highlight w:val="white"/>
        </w:rPr>
        <w:t xml:space="preserve">, J., &amp; Frank, M. C. (2024). Predicting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ages of acquisition for children's early vocabulary across 27 languages and dialects. In </w:t>
      </w:r>
      <w:r>
        <w:rPr>
          <w:rFonts w:ascii="Times New Roman" w:eastAsia="Times New Roman" w:hAnsi="Times New Roman" w:cs="Times New Roman"/>
          <w:i/>
          <w:sz w:val="24"/>
          <w:szCs w:val="24"/>
          <w:highlight w:val="white"/>
        </w:rPr>
        <w:t xml:space="preserve">Proceedings of the Annual Meeting of the Cognitive Science Society </w:t>
      </w:r>
      <w:r>
        <w:rPr>
          <w:rFonts w:ascii="Times New Roman" w:eastAsia="Times New Roman" w:hAnsi="Times New Roman" w:cs="Times New Roman"/>
          <w:sz w:val="24"/>
          <w:szCs w:val="24"/>
          <w:highlight w:val="white"/>
        </w:rPr>
        <w:t>(Vol. 46).</w:t>
      </w:r>
    </w:p>
    <w:p w:rsidR="00634943" w:rsidRDefault="00161200">
      <w:pPr>
        <w:spacing w:before="120" w:after="240" w:line="480" w:lineRule="auto"/>
        <w:rPr>
          <w:rFonts w:ascii="Times New Roman" w:eastAsia="Times New Roman" w:hAnsi="Times New Roman" w:cs="Times New Roman"/>
          <w:i/>
          <w:sz w:val="24"/>
          <w:szCs w:val="24"/>
          <w:highlight w:val="white"/>
        </w:rPr>
      </w:pPr>
      <w:proofErr w:type="spellStart"/>
      <w:r>
        <w:rPr>
          <w:rFonts w:ascii="Times New Roman" w:eastAsia="Times New Roman" w:hAnsi="Times New Roman" w:cs="Times New Roman"/>
          <w:sz w:val="24"/>
          <w:szCs w:val="24"/>
          <w:highlight w:val="white"/>
        </w:rPr>
        <w:t>Tomasello</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Mannle</w:t>
      </w:r>
      <w:proofErr w:type="spellEnd"/>
      <w:r>
        <w:rPr>
          <w:rFonts w:ascii="Times New Roman" w:eastAsia="Times New Roman" w:hAnsi="Times New Roman" w:cs="Times New Roman"/>
          <w:sz w:val="24"/>
          <w:szCs w:val="24"/>
          <w:highlight w:val="white"/>
        </w:rPr>
        <w:t xml:space="preserve">, S. (1985). Pragmatics of sibling speech to one-year-olds. </w:t>
      </w:r>
      <w:r>
        <w:rPr>
          <w:rFonts w:ascii="Times New Roman" w:eastAsia="Times New Roman" w:hAnsi="Times New Roman" w:cs="Times New Roman"/>
          <w:i/>
          <w:sz w:val="24"/>
          <w:szCs w:val="24"/>
          <w:highlight w:val="white"/>
        </w:rPr>
        <w:t xml:space="preserve">Child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Development, 56</w:t>
      </w:r>
      <w:r>
        <w:rPr>
          <w:rFonts w:ascii="Times New Roman" w:eastAsia="Times New Roman" w:hAnsi="Times New Roman" w:cs="Times New Roman"/>
          <w:sz w:val="24"/>
          <w:szCs w:val="24"/>
          <w:highlight w:val="white"/>
        </w:rPr>
        <w:t>(4), 911-917. https://doi.org/10.2307/1130103</w:t>
      </w:r>
    </w:p>
    <w:p w:rsidR="00634943" w:rsidDel="003017A8" w:rsidRDefault="00161200">
      <w:pPr>
        <w:spacing w:before="120" w:after="240" w:line="480" w:lineRule="auto"/>
        <w:rPr>
          <w:moveFrom w:id="163" w:author="Microsoft Office User" w:date="2025-03-12T12:40:00Z"/>
          <w:rFonts w:ascii="Times New Roman" w:eastAsia="Times New Roman" w:hAnsi="Times New Roman" w:cs="Times New Roman"/>
          <w:sz w:val="24"/>
          <w:szCs w:val="24"/>
          <w:highlight w:val="white"/>
        </w:rPr>
      </w:pPr>
      <w:moveFromRangeStart w:id="164" w:author="Microsoft Office User" w:date="2025-03-12T12:40:00Z" w:name="move192675665"/>
      <w:moveFrom w:id="165" w:author="Microsoft Office User" w:date="2025-03-12T12:40:00Z">
        <w:r w:rsidDel="003017A8">
          <w:rPr>
            <w:rFonts w:ascii="Times New Roman" w:eastAsia="Times New Roman" w:hAnsi="Times New Roman" w:cs="Times New Roman"/>
            <w:sz w:val="24"/>
            <w:szCs w:val="24"/>
            <w:highlight w:val="white"/>
          </w:rPr>
          <w:t xml:space="preserve">Troller-Renfree, S. V., Sperber, J. F., &amp; Noble, K. G. (2024). Relations among socioeconomic </w:t>
        </w:r>
      </w:moveFrom>
    </w:p>
    <w:p w:rsidR="00634943" w:rsidDel="003017A8" w:rsidRDefault="00161200">
      <w:pPr>
        <w:spacing w:before="120" w:after="240" w:line="480" w:lineRule="auto"/>
        <w:ind w:left="720"/>
        <w:rPr>
          <w:moveFrom w:id="166" w:author="Microsoft Office User" w:date="2025-03-12T12:40:00Z"/>
          <w:rFonts w:ascii="Times New Roman" w:eastAsia="Times New Roman" w:hAnsi="Times New Roman" w:cs="Times New Roman"/>
          <w:sz w:val="24"/>
          <w:szCs w:val="24"/>
          <w:highlight w:val="white"/>
        </w:rPr>
      </w:pPr>
      <w:moveFrom w:id="167" w:author="Microsoft Office User" w:date="2025-03-12T12:40:00Z">
        <w:r w:rsidDel="003017A8">
          <w:rPr>
            <w:rFonts w:ascii="Times New Roman" w:eastAsia="Times New Roman" w:hAnsi="Times New Roman" w:cs="Times New Roman"/>
            <w:sz w:val="24"/>
            <w:szCs w:val="24"/>
            <w:highlight w:val="white"/>
          </w:rPr>
          <w:t xml:space="preserve">status, perceived stress, and the home language environment. </w:t>
        </w:r>
        <w:r w:rsidDel="003017A8">
          <w:rPr>
            <w:rFonts w:ascii="Times New Roman" w:eastAsia="Times New Roman" w:hAnsi="Times New Roman" w:cs="Times New Roman"/>
            <w:i/>
            <w:sz w:val="24"/>
            <w:szCs w:val="24"/>
            <w:highlight w:val="white"/>
          </w:rPr>
          <w:t>Journal of child language, 51</w:t>
        </w:r>
        <w:r w:rsidDel="003017A8">
          <w:rPr>
            <w:rFonts w:ascii="Times New Roman" w:eastAsia="Times New Roman" w:hAnsi="Times New Roman" w:cs="Times New Roman"/>
            <w:sz w:val="24"/>
            <w:szCs w:val="24"/>
            <w:highlight w:val="white"/>
          </w:rPr>
          <w:t>(5), 1067-1084. https://doi.org/10.1017/S0305000923000156</w:t>
        </w:r>
      </w:moveFrom>
    </w:p>
    <w:moveFromRangeEnd w:id="164"/>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Vogt, P., Masson-</w:t>
      </w:r>
      <w:proofErr w:type="spellStart"/>
      <w:r>
        <w:rPr>
          <w:rFonts w:ascii="Times New Roman" w:eastAsia="Times New Roman" w:hAnsi="Times New Roman" w:cs="Times New Roman"/>
          <w:sz w:val="24"/>
          <w:szCs w:val="24"/>
          <w:highlight w:val="white"/>
        </w:rPr>
        <w:t>Carro</w:t>
      </w:r>
      <w:proofErr w:type="spellEnd"/>
      <w:r>
        <w:rPr>
          <w:rFonts w:ascii="Times New Roman" w:eastAsia="Times New Roman" w:hAnsi="Times New Roman" w:cs="Times New Roman"/>
          <w:sz w:val="24"/>
          <w:szCs w:val="24"/>
          <w:highlight w:val="white"/>
        </w:rPr>
        <w:t xml:space="preserve">, I., &amp; de Jong, C. (2021). Multimodal interactions among infants in three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radically different learning environments. </w:t>
      </w:r>
      <w:r>
        <w:rPr>
          <w:rFonts w:ascii="Times New Roman" w:eastAsia="Times New Roman" w:hAnsi="Times New Roman" w:cs="Times New Roman"/>
          <w:i/>
          <w:sz w:val="24"/>
          <w:szCs w:val="24"/>
          <w:highlight w:val="white"/>
        </w:rPr>
        <w:t>Journal of Child Language, 48</w:t>
      </w:r>
      <w:r>
        <w:rPr>
          <w:rFonts w:ascii="Times New Roman" w:eastAsia="Times New Roman" w:hAnsi="Times New Roman" w:cs="Times New Roman"/>
          <w:sz w:val="24"/>
          <w:szCs w:val="24"/>
          <w:highlight w:val="white"/>
        </w:rPr>
        <w:t>(4), 787-808.</w:t>
      </w:r>
    </w:p>
    <w:p w:rsidR="00634943" w:rsidRDefault="00FA3C99">
      <w:pPr>
        <w:spacing w:before="120" w:after="240" w:line="480" w:lineRule="auto"/>
        <w:ind w:firstLine="720"/>
        <w:rPr>
          <w:ins w:id="168" w:author="Microsoft Office User" w:date="2025-03-12T12:52:00Z"/>
          <w:rFonts w:ascii="Times New Roman" w:eastAsia="Times New Roman" w:hAnsi="Times New Roman" w:cs="Times New Roman"/>
          <w:sz w:val="24"/>
          <w:szCs w:val="24"/>
          <w:highlight w:val="white"/>
        </w:rPr>
      </w:pPr>
      <w:ins w:id="169" w:author="Microsoft Office User" w:date="2025-03-12T12:52:00Z">
        <w:r>
          <w:rPr>
            <w:rFonts w:ascii="Times New Roman" w:eastAsia="Times New Roman" w:hAnsi="Times New Roman" w:cs="Times New Roman"/>
            <w:sz w:val="24"/>
            <w:szCs w:val="24"/>
            <w:highlight w:val="white"/>
          </w:rPr>
          <w:lastRenderedPageBreak/>
          <w:fldChar w:fldCharType="begin"/>
        </w:r>
        <w:r>
          <w:rPr>
            <w:rFonts w:ascii="Times New Roman" w:eastAsia="Times New Roman" w:hAnsi="Times New Roman" w:cs="Times New Roman"/>
            <w:sz w:val="24"/>
            <w:szCs w:val="24"/>
            <w:highlight w:val="white"/>
          </w:rPr>
          <w:instrText xml:space="preserve"> HYPERLINK "</w:instrText>
        </w:r>
      </w:ins>
      <w:r>
        <w:rPr>
          <w:rFonts w:ascii="Times New Roman" w:eastAsia="Times New Roman" w:hAnsi="Times New Roman" w:cs="Times New Roman"/>
          <w:sz w:val="24"/>
          <w:szCs w:val="24"/>
          <w:highlight w:val="white"/>
        </w:rPr>
        <w:instrText>https://doi.org/10.31234/osf.io/xfkag</w:instrText>
      </w:r>
      <w:ins w:id="170" w:author="Microsoft Office User" w:date="2025-03-12T12:52:00Z">
        <w:r>
          <w:rPr>
            <w:rFonts w:ascii="Times New Roman" w:eastAsia="Times New Roman" w:hAnsi="Times New Roman" w:cs="Times New Roman"/>
            <w:sz w:val="24"/>
            <w:szCs w:val="24"/>
            <w:highlight w:val="white"/>
          </w:rPr>
          <w:instrText xml:space="preserve">" </w:instrText>
        </w:r>
        <w:r>
          <w:rPr>
            <w:rFonts w:ascii="Times New Roman" w:eastAsia="Times New Roman" w:hAnsi="Times New Roman" w:cs="Times New Roman"/>
            <w:sz w:val="24"/>
            <w:szCs w:val="24"/>
            <w:highlight w:val="white"/>
          </w:rPr>
          <w:fldChar w:fldCharType="separate"/>
        </w:r>
      </w:ins>
      <w:r w:rsidRPr="00E34155">
        <w:rPr>
          <w:rStyle w:val="Hyperlink"/>
          <w:rFonts w:ascii="Times New Roman" w:eastAsia="Times New Roman" w:hAnsi="Times New Roman" w:cs="Times New Roman"/>
          <w:sz w:val="24"/>
          <w:szCs w:val="24"/>
          <w:highlight w:val="white"/>
        </w:rPr>
        <w:t>https://doi.org/10.31234/osf.io/xfkag</w:t>
      </w:r>
      <w:ins w:id="171" w:author="Microsoft Office User" w:date="2025-03-12T12:52:00Z">
        <w:r>
          <w:rPr>
            <w:rFonts w:ascii="Times New Roman" w:eastAsia="Times New Roman" w:hAnsi="Times New Roman" w:cs="Times New Roman"/>
            <w:sz w:val="24"/>
            <w:szCs w:val="24"/>
            <w:highlight w:val="white"/>
          </w:rPr>
          <w:fldChar w:fldCharType="end"/>
        </w:r>
      </w:ins>
    </w:p>
    <w:p w:rsidR="00FA3C99" w:rsidRPr="00FA3C99" w:rsidRDefault="00FA3C99" w:rsidP="00FA3C99">
      <w:pPr>
        <w:spacing w:before="120" w:after="240" w:line="480" w:lineRule="auto"/>
        <w:ind w:left="680" w:hanging="680"/>
        <w:rPr>
          <w:rFonts w:ascii="Times New Roman" w:eastAsia="Cambria" w:hAnsi="Times New Roman" w:cs="Times New Roman"/>
          <w:sz w:val="24"/>
          <w:szCs w:val="24"/>
          <w:lang w:val="en-US" w:eastAsia="en-US" w:bidi="ar-SA"/>
          <w:rPrChange w:id="172" w:author="Microsoft Office User" w:date="2025-03-12T12:52:00Z">
            <w:rPr>
              <w:rFonts w:ascii="Times New Roman" w:eastAsia="Times New Roman" w:hAnsi="Times New Roman" w:cs="Times New Roman"/>
              <w:sz w:val="24"/>
              <w:szCs w:val="24"/>
              <w:highlight w:val="white"/>
            </w:rPr>
          </w:rPrChange>
        </w:rPr>
        <w:pPrChange w:id="173" w:author="Microsoft Office User" w:date="2025-03-12T12:52:00Z">
          <w:pPr>
            <w:spacing w:before="120" w:after="240" w:line="480" w:lineRule="auto"/>
            <w:ind w:firstLine="720"/>
          </w:pPr>
        </w:pPrChange>
      </w:pPr>
      <w:bookmarkStart w:id="174" w:name="ref-wickham2016getting"/>
      <w:ins w:id="175" w:author="Microsoft Office User" w:date="2025-03-12T12:52:00Z">
        <w:r w:rsidRPr="00FA3C99">
          <w:rPr>
            <w:rFonts w:ascii="Times New Roman" w:eastAsia="Cambria" w:hAnsi="Times New Roman" w:cs="Times New Roman"/>
            <w:sz w:val="24"/>
            <w:szCs w:val="24"/>
            <w:lang w:val="en-US" w:eastAsia="en-US" w:bidi="ar-SA"/>
          </w:rPr>
          <w:t xml:space="preserve">Wickham, H. (2016). Getting started with ggplot2. In </w:t>
        </w:r>
        <w:r w:rsidRPr="00FA3C99">
          <w:rPr>
            <w:rFonts w:ascii="Times New Roman" w:eastAsia="Cambria" w:hAnsi="Times New Roman" w:cs="Times New Roman"/>
            <w:i/>
            <w:iCs/>
            <w:sz w:val="24"/>
            <w:szCs w:val="24"/>
            <w:lang w:val="en-US" w:eastAsia="en-US" w:bidi="ar-SA"/>
          </w:rPr>
          <w:t>ggplot2: Elegant graphics for data analysis</w:t>
        </w:r>
        <w:r w:rsidRPr="00FA3C99">
          <w:rPr>
            <w:rFonts w:ascii="Times New Roman" w:eastAsia="Cambria" w:hAnsi="Times New Roman" w:cs="Times New Roman"/>
            <w:sz w:val="24"/>
            <w:szCs w:val="24"/>
            <w:lang w:val="en-US" w:eastAsia="en-US" w:bidi="ar-SA"/>
          </w:rPr>
          <w:t xml:space="preserve"> (pp. 11–31). Springer.</w:t>
        </w:r>
      </w:ins>
      <w:bookmarkEnd w:id="174"/>
    </w:p>
    <w:p w:rsidR="00634943" w:rsidDel="00FA3C99" w:rsidRDefault="00161200">
      <w:pPr>
        <w:spacing w:before="120" w:after="240" w:line="480" w:lineRule="auto"/>
        <w:rPr>
          <w:del w:id="176" w:author="Microsoft Office User" w:date="2025-03-12T12:48:00Z"/>
          <w:rFonts w:ascii="Times New Roman" w:eastAsia="Times New Roman" w:hAnsi="Times New Roman" w:cs="Times New Roman"/>
          <w:sz w:val="24"/>
          <w:szCs w:val="24"/>
          <w:highlight w:val="white"/>
        </w:rPr>
      </w:pPr>
      <w:del w:id="177" w:author="Microsoft Office User" w:date="2025-03-12T12:48:00Z">
        <w:r w:rsidDel="00FA3C99">
          <w:rPr>
            <w:rFonts w:ascii="Times New Roman" w:eastAsia="Times New Roman" w:hAnsi="Times New Roman" w:cs="Times New Roman"/>
            <w:sz w:val="24"/>
            <w:szCs w:val="24"/>
            <w:highlight w:val="white"/>
          </w:rPr>
          <w:delText xml:space="preserve">Warstadt, A., Choshen, L., Mueller, A., Williams, A., Wilcox, E., &amp; Zhuang, C. (2023). Call for </w:delText>
        </w:r>
      </w:del>
    </w:p>
    <w:p w:rsidR="00634943" w:rsidDel="00FA3C99" w:rsidRDefault="00161200">
      <w:pPr>
        <w:spacing w:before="120" w:after="240" w:line="480" w:lineRule="auto"/>
        <w:ind w:left="720"/>
        <w:rPr>
          <w:del w:id="178" w:author="Microsoft Office User" w:date="2025-03-12T12:48:00Z"/>
          <w:rFonts w:ascii="Times New Roman" w:eastAsia="Times New Roman" w:hAnsi="Times New Roman" w:cs="Times New Roman"/>
          <w:sz w:val="24"/>
          <w:szCs w:val="24"/>
          <w:highlight w:val="white"/>
        </w:rPr>
      </w:pPr>
      <w:del w:id="179" w:author="Microsoft Office User" w:date="2025-03-12T12:48:00Z">
        <w:r w:rsidDel="00FA3C99">
          <w:rPr>
            <w:rFonts w:ascii="Times New Roman" w:eastAsia="Times New Roman" w:hAnsi="Times New Roman" w:cs="Times New Roman"/>
            <w:sz w:val="24"/>
            <w:szCs w:val="24"/>
            <w:highlight w:val="white"/>
          </w:rPr>
          <w:delText>Papers--The BabyLM Challenge: Sample-efficient pretraining on a developmentally plausible corpus. arXiv preprint arXiv:2301.11796. https://doi.org/10.18653/v1/2023.conll-babylm.1</w:delText>
        </w:r>
      </w:del>
    </w:p>
    <w:p w:rsidR="00D87019" w:rsidDel="00FA3C99" w:rsidRDefault="00161200" w:rsidP="00D87019">
      <w:pPr>
        <w:spacing w:before="120" w:after="240" w:line="480" w:lineRule="auto"/>
        <w:rPr>
          <w:del w:id="180" w:author="Microsoft Office User" w:date="2025-03-12T12:48:00Z"/>
          <w:rFonts w:ascii="Times New Roman" w:eastAsia="Times New Roman" w:hAnsi="Times New Roman" w:cs="Times New Roman"/>
          <w:sz w:val="24"/>
          <w:szCs w:val="24"/>
          <w:highlight w:val="white"/>
        </w:rPr>
      </w:pPr>
      <w:del w:id="181" w:author="Microsoft Office User" w:date="2025-03-12T12:48:00Z">
        <w:r w:rsidDel="00FA3C99">
          <w:rPr>
            <w:rFonts w:ascii="Times New Roman" w:eastAsia="Times New Roman" w:hAnsi="Times New Roman" w:cs="Times New Roman"/>
            <w:sz w:val="24"/>
            <w:szCs w:val="24"/>
            <w:highlight w:val="white"/>
          </w:rPr>
          <w:delText>World Values Survey Association. (2020). World Values Survey: Round Seven - Country-</w:delText>
        </w:r>
      </w:del>
    </w:p>
    <w:p w:rsidR="00634943" w:rsidDel="00FA3C99" w:rsidRDefault="00161200" w:rsidP="00D87019">
      <w:pPr>
        <w:spacing w:before="120" w:after="240" w:line="480" w:lineRule="auto"/>
        <w:ind w:left="720"/>
        <w:rPr>
          <w:del w:id="182" w:author="Microsoft Office User" w:date="2025-03-12T12:48:00Z"/>
          <w:rFonts w:ascii="Times New Roman" w:eastAsia="Times New Roman" w:hAnsi="Times New Roman" w:cs="Times New Roman"/>
          <w:sz w:val="24"/>
          <w:szCs w:val="24"/>
          <w:highlight w:val="white"/>
        </w:rPr>
      </w:pPr>
      <w:del w:id="183" w:author="Microsoft Office User" w:date="2025-03-12T12:48:00Z">
        <w:r w:rsidDel="00FA3C99">
          <w:rPr>
            <w:rFonts w:ascii="Times New Roman" w:eastAsia="Times New Roman" w:hAnsi="Times New Roman" w:cs="Times New Roman"/>
            <w:sz w:val="24"/>
            <w:szCs w:val="24"/>
            <w:highlight w:val="white"/>
          </w:rPr>
          <w:delText>Pooled Datafile Version. Madrid, Spain &amp; Vienna, Austria: JD Systems Institute. Retrieved from https://www.worldvaluessurvey.org/WVSDocumentationWV7.jsp.</w:delText>
        </w:r>
      </w:del>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Zambrana</w:t>
      </w:r>
      <w:proofErr w:type="spellEnd"/>
      <w:r>
        <w:rPr>
          <w:rFonts w:ascii="Times New Roman" w:eastAsia="Times New Roman" w:hAnsi="Times New Roman" w:cs="Times New Roman"/>
          <w:sz w:val="24"/>
          <w:szCs w:val="24"/>
          <w:highlight w:val="white"/>
        </w:rPr>
        <w:t xml:space="preserve">, I. M., </w:t>
      </w:r>
      <w:proofErr w:type="spellStart"/>
      <w:r>
        <w:rPr>
          <w:rFonts w:ascii="Times New Roman" w:eastAsia="Times New Roman" w:hAnsi="Times New Roman" w:cs="Times New Roman"/>
          <w:sz w:val="24"/>
          <w:szCs w:val="24"/>
          <w:highlight w:val="white"/>
        </w:rPr>
        <w:t>Ystrom</w:t>
      </w:r>
      <w:proofErr w:type="spellEnd"/>
      <w:r>
        <w:rPr>
          <w:rFonts w:ascii="Times New Roman" w:eastAsia="Times New Roman" w:hAnsi="Times New Roman" w:cs="Times New Roman"/>
          <w:sz w:val="24"/>
          <w:szCs w:val="24"/>
          <w:highlight w:val="white"/>
        </w:rPr>
        <w:t xml:space="preserve">, E., &amp; Pons, F. (2012). Impact of gender, maternal education, and birth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order on the development of language comprehension: A longitudinal study from 18 to 36 months of age. </w:t>
      </w:r>
      <w:r>
        <w:rPr>
          <w:rFonts w:ascii="Times New Roman" w:eastAsia="Times New Roman" w:hAnsi="Times New Roman" w:cs="Times New Roman"/>
          <w:i/>
          <w:sz w:val="24"/>
          <w:szCs w:val="24"/>
          <w:highlight w:val="white"/>
        </w:rPr>
        <w:t>Journal of Developmental &amp; Behavioral Pediatrics, 33</w:t>
      </w:r>
      <w:r>
        <w:rPr>
          <w:rFonts w:ascii="Times New Roman" w:eastAsia="Times New Roman" w:hAnsi="Times New Roman" w:cs="Times New Roman"/>
          <w:sz w:val="24"/>
          <w:szCs w:val="24"/>
          <w:highlight w:val="white"/>
        </w:rPr>
        <w:t>(2), 146-155.</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https://doi.org/10.1097/DBP.0b013e31823d4f83</w:t>
      </w:r>
    </w:p>
    <w:p w:rsidR="00634943" w:rsidRDefault="00634943">
      <w:pPr>
        <w:spacing w:line="480" w:lineRule="auto"/>
        <w:rPr>
          <w:rFonts w:ascii="Times New Roman" w:eastAsia="Times New Roman" w:hAnsi="Times New Roman" w:cs="Times New Roman"/>
          <w:sz w:val="24"/>
          <w:szCs w:val="24"/>
          <w:highlight w:val="white"/>
        </w:rPr>
      </w:pPr>
    </w:p>
    <w:sectPr w:rsidR="00634943">
      <w:headerReference w:type="default" r:id="rId27"/>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03B6" w:rsidRDefault="000303B6">
      <w:pPr>
        <w:spacing w:line="240" w:lineRule="auto"/>
      </w:pPr>
      <w:r>
        <w:separator/>
      </w:r>
    </w:p>
  </w:endnote>
  <w:endnote w:type="continuationSeparator" w:id="0">
    <w:p w:rsidR="000303B6" w:rsidRDefault="00030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1612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C020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03B6" w:rsidRDefault="000303B6">
      <w:pPr>
        <w:spacing w:line="240" w:lineRule="auto"/>
      </w:pPr>
      <w:r>
        <w:separator/>
      </w:r>
    </w:p>
  </w:footnote>
  <w:footnote w:type="continuationSeparator" w:id="0">
    <w:p w:rsidR="000303B6" w:rsidRDefault="00030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634943">
    <w:pPr>
      <w:jc w:val="cen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43"/>
    <w:rsid w:val="000303B6"/>
    <w:rsid w:val="00161200"/>
    <w:rsid w:val="003017A8"/>
    <w:rsid w:val="00314918"/>
    <w:rsid w:val="00347C19"/>
    <w:rsid w:val="00397C34"/>
    <w:rsid w:val="00634943"/>
    <w:rsid w:val="006D447B"/>
    <w:rsid w:val="007406A7"/>
    <w:rsid w:val="007C0201"/>
    <w:rsid w:val="00C24F8F"/>
    <w:rsid w:val="00D87019"/>
    <w:rsid w:val="00FA3C9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BD21"/>
  <w15:docId w15:val="{9A152600-A44C-4769-A222-1EF2B1F1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spacing w:before="400" w:after="120" w:line="480" w:lineRule="auto"/>
      <w:ind w:firstLine="720"/>
      <w:outlineLvl w:val="0"/>
    </w:pPr>
    <w:rPr>
      <w:sz w:val="40"/>
      <w:szCs w:val="40"/>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480" w:lineRule="auto"/>
      <w:outlineLvl w:val="3"/>
    </w:pPr>
    <w:rPr>
      <w:rFonts w:ascii="Times New Roman" w:eastAsia="Times New Roman" w:hAnsi="Times New Roman" w:cs="Times New Roman"/>
      <w:b/>
      <w:i/>
      <w:sz w:val="24"/>
      <w:szCs w:val="24"/>
      <w:highlight w:val="whit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87019"/>
    <w:rPr>
      <w:color w:val="0000FF" w:themeColor="hyperlink"/>
      <w:u w:val="single"/>
    </w:rPr>
  </w:style>
  <w:style w:type="character" w:styleId="UnresolvedMention">
    <w:name w:val="Unresolved Mention"/>
    <w:basedOn w:val="DefaultParagraphFont"/>
    <w:uiPriority w:val="99"/>
    <w:semiHidden/>
    <w:unhideWhenUsed/>
    <w:rsid w:val="00D87019"/>
    <w:rPr>
      <w:color w:val="605E5C"/>
      <w:shd w:val="clear" w:color="auto" w:fill="E1DFDD"/>
    </w:rPr>
  </w:style>
  <w:style w:type="paragraph" w:styleId="BalloonText">
    <w:name w:val="Balloon Text"/>
    <w:basedOn w:val="Normal"/>
    <w:link w:val="BalloonTextChar"/>
    <w:uiPriority w:val="99"/>
    <w:semiHidden/>
    <w:unhideWhenUsed/>
    <w:rsid w:val="003017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17A8"/>
    <w:rPr>
      <w:rFonts w:ascii="Times New Roman" w:hAnsi="Times New Roman" w:cs="Times New Roman"/>
      <w:sz w:val="18"/>
      <w:szCs w:val="18"/>
    </w:rPr>
  </w:style>
  <w:style w:type="paragraph" w:styleId="Bibliography">
    <w:name w:val="Bibliography"/>
    <w:basedOn w:val="Normal"/>
    <w:next w:val="Normal"/>
    <w:uiPriority w:val="37"/>
    <w:semiHidden/>
    <w:unhideWhenUsed/>
    <w:rsid w:val="00FA3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12347">
      <w:bodyDiv w:val="1"/>
      <w:marLeft w:val="0"/>
      <w:marRight w:val="0"/>
      <w:marTop w:val="0"/>
      <w:marBottom w:val="0"/>
      <w:divBdr>
        <w:top w:val="none" w:sz="0" w:space="0" w:color="auto"/>
        <w:left w:val="none" w:sz="0" w:space="0" w:color="auto"/>
        <w:bottom w:val="none" w:sz="0" w:space="0" w:color="auto"/>
        <w:right w:val="none" w:sz="0" w:space="0" w:color="auto"/>
      </w:divBdr>
    </w:div>
    <w:div w:id="529681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10489223.2022.2078211" TargetMode="External"/><Relationship Id="rId26" Type="http://schemas.openxmlformats.org/officeDocument/2006/relationships/hyperlink" Target="https://www.r-project.org/" TargetMode="External"/><Relationship Id="rId3" Type="http://schemas.openxmlformats.org/officeDocument/2006/relationships/webSettings" Target="webSettings.xml"/><Relationship Id="rId21" Type="http://schemas.openxmlformats.org/officeDocument/2006/relationships/hyperlink" Target="https://doi.org/10.1177/1073110518766006" TargetMode="External"/><Relationship Id="rId7" Type="http://schemas.openxmlformats.org/officeDocument/2006/relationships/hyperlink" Target="https://scholar.google.co.il/citations?user=a802HlgAAAAJ&amp;hl=en&amp;oi=sra" TargetMode="External"/><Relationship Id="rId12" Type="http://schemas.openxmlformats.org/officeDocument/2006/relationships/image" Target="media/image5.png"/><Relationship Id="rId17" Type="http://schemas.openxmlformats.org/officeDocument/2006/relationships/hyperlink" Target="https://doi.org/10.1080/15248372.2023.2231083" TargetMode="External"/><Relationship Id="rId25"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https://doi.org/10.1111/j.1741-3737.2010.00726.x"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zotero.org/google-docs/?9vsogx" TargetMode="External"/><Relationship Id="rId11" Type="http://schemas.openxmlformats.org/officeDocument/2006/relationships/image" Target="media/image4.png"/><Relationship Id="rId24" Type="http://schemas.openxmlformats.org/officeDocument/2006/relationships/hyperlink" Target="https://doi.org/10.1016/j.cogdev.2016.10.001" TargetMode="Externa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doi.org/10.1016/j.cogdev.2016.10.001"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73/pnas.2300671120"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11/desc.13547" TargetMode="External"/><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39</Pages>
  <Words>7736</Words>
  <Characters>44097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NHavron</dc:creator>
  <cp:lastModifiedBy>Microsoft Office User</cp:lastModifiedBy>
  <cp:revision>5</cp:revision>
  <dcterms:created xsi:type="dcterms:W3CDTF">2025-01-23T06:52:00Z</dcterms:created>
  <dcterms:modified xsi:type="dcterms:W3CDTF">2025-03-12T11:59:00Z</dcterms:modified>
</cp:coreProperties>
</file>